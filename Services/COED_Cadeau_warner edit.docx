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E4CDA" w14:textId="77777777" w:rsidR="00CD1800" w:rsidRPr="00E4791A" w:rsidRDefault="00000000" w:rsidP="00FF5AD7">
      <w:pPr>
        <w:pStyle w:val="Titre1"/>
        <w:pBdr>
          <w:top w:val="single" w:sz="8" w:space="0" w:color="000000"/>
          <w:left w:val="single" w:sz="8" w:space="31" w:color="000000"/>
          <w:bottom w:val="single" w:sz="8" w:space="0" w:color="000000"/>
          <w:right w:val="single" w:sz="8" w:space="0" w:color="000000"/>
        </w:pBdr>
        <w:spacing w:after="649"/>
        <w:ind w:left="0" w:right="0" w:firstLine="0"/>
      </w:pPr>
      <w:r w:rsidRPr="00E4791A">
        <w:rPr>
          <w:color w:val="000000"/>
          <w:sz w:val="20"/>
          <w:szCs w:val="20"/>
        </w:rPr>
        <w:t xml:space="preserve">                                                       CONTRAT DE CO-ÉDITION</w:t>
      </w:r>
    </w:p>
    <w:p w14:paraId="4D17095B" w14:textId="77777777" w:rsidR="00CD1800" w:rsidRPr="00E4791A" w:rsidRDefault="00000000" w:rsidP="00FF5AD7">
      <w:pPr>
        <w:spacing w:after="224" w:line="259" w:lineRule="auto"/>
        <w:ind w:left="0" w:firstLine="0"/>
        <w:jc w:val="left"/>
        <w:rPr>
          <w:color w:val="auto"/>
        </w:rPr>
      </w:pPr>
      <w:r w:rsidRPr="00E4791A">
        <w:rPr>
          <w:b/>
          <w:color w:val="auto"/>
          <w:sz w:val="20"/>
          <w:szCs w:val="20"/>
        </w:rPr>
        <w:t>ENTRE LES SOUSSIGNÉS :</w:t>
      </w:r>
    </w:p>
    <w:p w14:paraId="07CED0D0" w14:textId="77777777" w:rsidR="00CE65AE" w:rsidRPr="00E4791A" w:rsidRDefault="00E700AB" w:rsidP="00FF5AD7">
      <w:pPr>
        <w:spacing w:after="1"/>
        <w:ind w:left="0" w:firstLine="0"/>
        <w:jc w:val="left"/>
        <w:rPr>
          <w:color w:val="FF0000"/>
        </w:rPr>
      </w:pPr>
      <w:r w:rsidRPr="00E700AB">
        <w:rPr>
          <w:color w:val="FF0000"/>
        </w:rPr>
        <w:t xml:space="preserve">En qualité d'Editeur BARRADA Sami dit </w:t>
      </w:r>
      <w:r w:rsidRPr="00E700AB">
        <w:rPr>
          <w:color w:val="FF0000"/>
        </w:rPr>
        <w:br/>
        <w:t>Demeurant au 11 Avenue   95310 Saint Ouen l’Aumone  FRANCE</w:t>
      </w:r>
      <w:r w:rsidRPr="00E700AB">
        <w:rPr>
          <w:color w:val="FF0000"/>
        </w:rPr>
        <w:br/>
        <w:t>Email : samialaprod@gmail.com</w:t>
      </w:r>
      <w:r w:rsidRPr="00E700AB">
        <w:rPr>
          <w:color w:val="FF0000"/>
        </w:rPr>
        <w:br/>
      </w:r>
      <w:r w:rsidRPr="00E700AB">
        <w:rPr>
          <w:color w:val="FF0000"/>
        </w:rPr>
        <w:br/>
        <w:t>Et,</w:t>
      </w:r>
      <w:r w:rsidRPr="00E700AB">
        <w:rPr>
          <w:color w:val="FF0000"/>
        </w:rPr>
        <w:br/>
      </w:r>
      <w:r w:rsidRPr="00E700AB">
        <w:rPr>
          <w:color w:val="FF0000"/>
        </w:rPr>
        <w:br/>
        <w:t>En qualité d'Editeur BELLUM PUBLISHING</w:t>
      </w:r>
      <w:r w:rsidRPr="00E700AB">
        <w:rPr>
          <w:color w:val="FF0000"/>
        </w:rPr>
        <w:br/>
        <w:t>EURL, au capital social de 1000 euros. Immatriculée au Registre du Commerce et des Sociétés de Nanterre sous le N° 853105048. Dont le siège social est situé au 17/03/1900 allée Georges Askinazi 92100 Boulogne Billancourt  FRANCE. Représenté par Antoine BASSE dûment habilité</w:t>
      </w:r>
      <w:r w:rsidRPr="00E700AB">
        <w:rPr>
          <w:color w:val="FF0000"/>
        </w:rPr>
        <w:br/>
        <w:t>Email : backtobellum@gmail.com</w:t>
      </w:r>
      <w:r w:rsidRPr="00E700AB">
        <w:rPr>
          <w:color w:val="FF0000"/>
        </w:rPr>
        <w:br/>
      </w:r>
      <w:r w:rsidRPr="00E700AB">
        <w:rPr>
          <w:color w:val="FF0000"/>
        </w:rPr>
        <w:br/>
        <w:t>Et,</w:t>
      </w:r>
      <w:r w:rsidRPr="00E700AB">
        <w:rPr>
          <w:color w:val="FF0000"/>
        </w:rPr>
        <w:br/>
      </w:r>
      <w:r w:rsidRPr="00E700AB">
        <w:rPr>
          <w:color w:val="FF0000"/>
        </w:rPr>
        <w:br/>
        <w:t>En qualité d'Editeur JOUUUE PUBLISHING</w:t>
      </w:r>
      <w:r w:rsidRPr="00E700AB">
        <w:rPr>
          <w:color w:val="FF0000"/>
        </w:rPr>
        <w:br/>
        <w:t>SAS, au capital social de 3000 euros Immatriculée au Registre du Commerce et des Sociétés de Bobigny sous le N° 849668256. Dont le siège social est situé au 59 ter  rue  heurtaults 93300 Aubervillier FRANCE</w:t>
      </w:r>
      <w:r w:rsidRPr="00E700AB">
        <w:rPr>
          <w:color w:val="FF0000"/>
        </w:rPr>
        <w:br/>
        <w:t>Représenté par Guillaume Silvestri dûment habilité.</w:t>
      </w:r>
      <w:r w:rsidRPr="00E700AB">
        <w:rPr>
          <w:color w:val="FF0000"/>
        </w:rPr>
        <w:br/>
        <w:t>Email : Guillaume.silvestri@gmail.com</w:t>
      </w:r>
      <w:r w:rsidRPr="00E700AB">
        <w:rPr>
          <w:color w:val="FF0000"/>
        </w:rPr>
        <w:br/>
      </w:r>
      <w:r w:rsidRPr="00E700AB">
        <w:rPr>
          <w:color w:val="FF0000"/>
        </w:rPr>
        <w:br/>
        <w:t>Et,</w:t>
      </w:r>
      <w:r w:rsidRPr="00E700AB">
        <w:rPr>
          <w:color w:val="FF0000"/>
        </w:rPr>
        <w:br/>
      </w:r>
      <w:r w:rsidRPr="00E700AB">
        <w:rPr>
          <w:color w:val="FF0000"/>
        </w:rPr>
        <w:br/>
        <w:t>En qualité d'Editeur LE PACTE PUBLISHING</w:t>
      </w:r>
      <w:r w:rsidRPr="00E700AB">
        <w:rPr>
          <w:color w:val="FF0000"/>
        </w:rPr>
        <w:br/>
        <w:t>SAS, au capital social de 1000 euros Immatriculée au Registre du Commerce et des Sociétés de PARIS  sous le N° 944404086. Dont le siège social est situé au 59 rue  de Ponthieu 75008 Paris FRANCE</w:t>
      </w:r>
      <w:r w:rsidRPr="00E700AB">
        <w:rPr>
          <w:color w:val="FF0000"/>
        </w:rPr>
        <w:br/>
        <w:t>Représenté par Andy  Khoury-Rodriguez dûment habilité.</w:t>
      </w:r>
      <w:r w:rsidRPr="00E700AB">
        <w:rPr>
          <w:color w:val="FF0000"/>
        </w:rPr>
        <w:br/>
        <w:t>Email : khouryandy@gmail.com</w:t>
      </w:r>
      <w:r w:rsidRPr="00E700AB">
        <w:rPr>
          <w:color w:val="FF0000"/>
        </w:rPr>
        <w:br/>
      </w:r>
      <w:r w:rsidRPr="00E700AB">
        <w:rPr>
          <w:color w:val="FF0000"/>
        </w:rPr>
        <w:br/>
        <w:t>Et,</w:t>
      </w:r>
      <w:r w:rsidRPr="00E700AB">
        <w:rPr>
          <w:color w:val="FF0000"/>
        </w:rPr>
        <w:br/>
      </w:r>
      <w:r w:rsidRPr="00E700AB">
        <w:rPr>
          <w:color w:val="FF0000"/>
        </w:rPr>
        <w:br/>
        <w:t>En qualité d'Editeur LONGUE VIE PUBLISHING</w:t>
      </w:r>
      <w:r w:rsidRPr="00E700AB">
        <w:rPr>
          <w:color w:val="FF0000"/>
        </w:rPr>
        <w:br/>
        <w:t>SASU, au capital social de 100 euros Immatriculée au Registre du Commerce et des Sociétés de PARIS  sous le N° 940571730. Dont le siège social est situé au 61 rue  de Lyon 75012 Paris FRANCE</w:t>
      </w:r>
      <w:r w:rsidRPr="00E700AB">
        <w:rPr>
          <w:color w:val="FF0000"/>
        </w:rPr>
        <w:br/>
        <w:t>Représenté par Landry  Agonhoumey dûment habilité.</w:t>
      </w:r>
      <w:r w:rsidRPr="00E700AB">
        <w:rPr>
          <w:color w:val="FF0000"/>
        </w:rPr>
        <w:br/>
        <w:t>Email : landry@longuevie.co</w:t>
      </w:r>
      <w:r w:rsidRPr="00E700AB">
        <w:rPr>
          <w:color w:val="FF0000"/>
        </w:rPr>
        <w:br/>
      </w:r>
      <w:r w:rsidRPr="00E700AB">
        <w:rPr>
          <w:color w:val="FF0000"/>
        </w:rPr>
        <w:br/>
        <w:t>Et,</w:t>
      </w:r>
      <w:r w:rsidRPr="00E700AB">
        <w:rPr>
          <w:color w:val="FF0000"/>
        </w:rPr>
        <w:br/>
      </w:r>
      <w:r w:rsidRPr="00E700AB">
        <w:rPr>
          <w:color w:val="FF0000"/>
        </w:rPr>
        <w:br/>
        <w:t>En qualité d'Editeur TH RECORDS</w:t>
      </w:r>
      <w:r w:rsidRPr="00E700AB">
        <w:rPr>
          <w:color w:val="FF0000"/>
        </w:rPr>
        <w:br/>
        <w:t>SAS, au capital social de 1000 euros Immatriculée au Registre du Commerce et des Sociétés de Paris sous le N° 921728556. Dont le siège social est situé au 01/05/2025 impasse Petin  75019 Paris FRANCE</w:t>
      </w:r>
      <w:r w:rsidRPr="00E700AB">
        <w:rPr>
          <w:color w:val="FF0000"/>
        </w:rPr>
        <w:br/>
        <w:t>Représenté par Moussa SISSOKO dûment habilité.</w:t>
      </w:r>
      <w:r w:rsidRPr="00E700AB">
        <w:rPr>
          <w:color w:val="FF0000"/>
        </w:rPr>
        <w:br/>
        <w:t>Email : moussa.prosissoko@gmail.com</w:t>
      </w:r>
      <w:r w:rsidRPr="00E700AB">
        <w:rPr>
          <w:color w:val="FF0000"/>
        </w:rPr>
        <w:br/>
      </w:r>
      <w:r w:rsidRPr="00E700AB">
        <w:rPr>
          <w:color w:val="FF0000"/>
        </w:rPr>
        <w:br/>
        <w:t>Et,</w:t>
      </w:r>
      <w:r w:rsidRPr="00E700AB">
        <w:rPr>
          <w:color w:val="FF0000"/>
        </w:rPr>
        <w:br/>
      </w:r>
      <w:r w:rsidRPr="00E700AB">
        <w:rPr>
          <w:color w:val="FF0000"/>
        </w:rPr>
        <w:br/>
        <w:t>En qualité d'Editeur WARNER CHAPPELL MUSIC FRANCE (WCMF)</w:t>
      </w:r>
      <w:r w:rsidRPr="00E700AB">
        <w:rPr>
          <w:color w:val="FF0000"/>
        </w:rPr>
        <w:br/>
        <w:t>SAS, au capital social de 3051152 euros Immatriculée au Registre du Commerce et des Sociétés de Paris sous le N° 334416070. Dont le siège social est situé au 118-126 rue du mont Cenis 75018 Paris FRANCE</w:t>
      </w:r>
      <w:r w:rsidRPr="00E700AB">
        <w:rPr>
          <w:color w:val="FF0000"/>
        </w:rPr>
        <w:br/>
        <w:t>Représenté par Matthieu TESSIER dûment habilité.</w:t>
      </w:r>
      <w:r w:rsidRPr="00E700AB">
        <w:rPr>
          <w:color w:val="FF0000"/>
        </w:rPr>
        <w:br/>
        <w:t>Email : antoine.mazzega@warnerchappell.com</w:t>
      </w:r>
    </w:p>
    <w:p w14:paraId="242D6C7E" w14:textId="77777777" w:rsidR="00E4791A" w:rsidRPr="00E4791A" w:rsidRDefault="00E4791A" w:rsidP="00FF5AD7">
      <w:pPr>
        <w:spacing w:after="1"/>
        <w:ind w:left="0" w:firstLine="0"/>
        <w:jc w:val="left"/>
        <w:rPr>
          <w:color w:val="FF0000"/>
        </w:rPr>
      </w:pPr>
    </w:p>
    <w:p w14:paraId="7DA7E8B3" w14:textId="77777777" w:rsidR="00CD1800" w:rsidRPr="00E4791A" w:rsidRDefault="00000000" w:rsidP="00FF5AD7">
      <w:pPr>
        <w:spacing w:after="200"/>
        <w:ind w:left="0" w:right="27" w:firstLine="0"/>
      </w:pPr>
      <w:r w:rsidRPr="00E4791A">
        <w:t xml:space="preserve">Les parties sont conjointement dénommées les « </w:t>
      </w:r>
      <w:r w:rsidRPr="00E4791A">
        <w:rPr>
          <w:b/>
          <w:bCs/>
        </w:rPr>
        <w:t>CO-ÉDITEURS</w:t>
      </w:r>
      <w:r w:rsidRPr="00E4791A">
        <w:t xml:space="preserve"> » ou les « </w:t>
      </w:r>
      <w:r w:rsidRPr="00E4791A">
        <w:rPr>
          <w:b/>
        </w:rPr>
        <w:t xml:space="preserve">LES PARTIES </w:t>
      </w:r>
      <w:r w:rsidRPr="00E4791A">
        <w:t>»</w:t>
      </w:r>
    </w:p>
    <w:p w14:paraId="2D970D72" w14:textId="77777777" w:rsidR="00CD1800" w:rsidRPr="00E4791A" w:rsidRDefault="00000000" w:rsidP="00FF5AD7">
      <w:pPr>
        <w:spacing w:after="240" w:line="265" w:lineRule="auto"/>
        <w:ind w:left="0" w:firstLine="0"/>
        <w:jc w:val="left"/>
      </w:pPr>
      <w:r w:rsidRPr="00E4791A">
        <w:rPr>
          <w:u w:val="single"/>
        </w:rPr>
        <w:t xml:space="preserve">IL A ÉTÉ CONVENU ET ARRÊTÉ CE QUI SUIT </w:t>
      </w:r>
      <w:r w:rsidRPr="00E4791A">
        <w:t>:</w:t>
      </w:r>
    </w:p>
    <w:p w14:paraId="16EB8FFB" w14:textId="77777777" w:rsidR="00CD1800" w:rsidRPr="00E4791A" w:rsidRDefault="00000000" w:rsidP="00FF5AD7">
      <w:pPr>
        <w:pStyle w:val="Titre3"/>
        <w:spacing w:after="240"/>
        <w:ind w:left="0" w:firstLine="0"/>
      </w:pPr>
      <w:r w:rsidRPr="00E4791A">
        <w:rPr>
          <w:b w:val="0"/>
        </w:rPr>
        <w:lastRenderedPageBreak/>
        <w:t>ARTICLE 1- OBJET</w:t>
      </w:r>
    </w:p>
    <w:p w14:paraId="65FF412F" w14:textId="4CEAF91D" w:rsidR="00CD1800" w:rsidRPr="00E4791A" w:rsidRDefault="00FC6C3A" w:rsidP="00FF5AD7">
      <w:pPr>
        <w:spacing w:after="297"/>
        <w:ind w:left="0" w:right="161" w:firstLine="0"/>
        <w:jc w:val="left"/>
      </w:pPr>
      <w:r w:rsidRPr="00FC6C3A">
        <w:rPr>
          <w:b/>
          <w:bCs/>
          <w:color w:val="FF0000"/>
        </w:rPr>
        <w:t>BARRADA Sami</w:t>
      </w:r>
      <w:del w:id="0" w:author="Marilyne Tala" w:date="2025-10-20T13:00:00Z" w16du:dateUtc="2025-10-20T11:00:00Z">
        <w:r w:rsidRPr="00FC6C3A" w:rsidDel="00BD2455">
          <w:rPr>
            <w:b/>
            <w:bCs/>
            <w:color w:val="FF0000"/>
          </w:rPr>
          <w:delText xml:space="preserve"> dit </w:delText>
        </w:r>
      </w:del>
      <w:r w:rsidRPr="00FC6C3A">
        <w:rPr>
          <w:b/>
          <w:bCs/>
          <w:color w:val="FF0000"/>
        </w:rPr>
        <w:t>, BELLUM PUBLISHING, JOUUUE PUBLISHING, LE PACTE PUBLISHING, LONGUE VIE PUBLISHING, TH RECORDS et WARNER CHAPPELL MUSIC FRANCE (WCMF)</w:t>
      </w:r>
      <w:r w:rsidR="00D018A1" w:rsidRPr="00E4791A">
        <w:rPr>
          <w:color w:val="FF0000"/>
        </w:rPr>
        <w:t xml:space="preserve"> </w:t>
      </w:r>
      <w:r w:rsidR="00D018A1" w:rsidRPr="00E4791A">
        <w:t>ont décidé d’éditer conjointement l’œuvre suivante (ci-après l’</w:t>
      </w:r>
      <w:r w:rsidR="00D018A1" w:rsidRPr="00E4791A">
        <w:rPr>
          <w:b/>
          <w:bCs/>
        </w:rPr>
        <w:t>ŒUVRE</w:t>
      </w:r>
      <w:r w:rsidR="00D018A1" w:rsidRPr="00E4791A">
        <w:t>) :</w:t>
      </w:r>
    </w:p>
    <w:p w14:paraId="0C74A056" w14:textId="77777777" w:rsidR="000A4A11" w:rsidRPr="00E4791A" w:rsidRDefault="000A4A11" w:rsidP="000A4A11">
      <w:pPr>
        <w:pStyle w:val="Titre2"/>
        <w:keepNext w:val="0"/>
        <w:keepLines w:val="0"/>
        <w:spacing w:after="0" w:line="259" w:lineRule="auto"/>
        <w:ind w:left="11" w:right="24" w:hanging="11"/>
        <w:jc w:val="center"/>
        <w:rPr>
          <w:i/>
          <w:color w:val="FF0000"/>
          <w:u w:val="none"/>
        </w:rPr>
      </w:pPr>
      <w:r w:rsidRPr="00E4791A">
        <w:rPr>
          <w:i/>
          <w:color w:val="FF0000"/>
        </w:rPr>
        <w:t>Titre :</w:t>
      </w:r>
      <w:r w:rsidRPr="00E4791A">
        <w:rPr>
          <w:i/>
          <w:color w:val="FF0000"/>
          <w:u w:val="none"/>
        </w:rPr>
        <w:t xml:space="preserve"> </w:t>
      </w:r>
      <w:r w:rsidR="00CF55E4" w:rsidRPr="00CF55E4">
        <w:rPr>
          <w:i/>
          <w:color w:val="FF0000"/>
          <w:u w:val="none"/>
        </w:rPr>
        <w:t>Cadeau</w:t>
      </w:r>
      <w:r w:rsidRPr="00E4791A">
        <w:rPr>
          <w:b w:val="0"/>
          <w:i/>
          <w:color w:val="FF0000"/>
          <w:u w:val="none"/>
        </w:rPr>
        <w:t xml:space="preserve"> </w:t>
      </w:r>
      <w:r w:rsidRPr="00E4791A">
        <w:rPr>
          <w:i/>
          <w:color w:val="FF0000"/>
          <w:u w:val="none"/>
        </w:rPr>
        <w:t xml:space="preserve"> </w:t>
      </w:r>
    </w:p>
    <w:p w14:paraId="7137CB2C" w14:textId="77777777" w:rsidR="000A4A11" w:rsidRPr="00E4791A" w:rsidRDefault="000A4A11" w:rsidP="000A4A11">
      <w:pPr>
        <w:spacing w:after="0"/>
        <w:ind w:left="11" w:right="43" w:hanging="11"/>
        <w:jc w:val="center"/>
      </w:pPr>
      <w:r w:rsidRPr="00E4791A">
        <w:rPr>
          <w:rFonts w:eastAsia="Cambria"/>
          <w:b/>
          <w:i/>
          <w:color w:val="FF0000"/>
          <w:u w:val="single" w:color="FF0000"/>
        </w:rPr>
        <w:t>Paroles :</w:t>
      </w:r>
      <w:r w:rsidRPr="00E4791A">
        <w:rPr>
          <w:rFonts w:eastAsia="Cambria"/>
          <w:i/>
          <w:color w:val="FF0000"/>
        </w:rPr>
        <w:t xml:space="preserve"> </w:t>
      </w:r>
      <w:r w:rsidR="00453CFB" w:rsidRPr="00453CFB">
        <w:rPr>
          <w:rFonts w:eastAsia="Cambria"/>
          <w:i/>
          <w:color w:val="FF0000"/>
        </w:rPr>
        <w:t>MAKANGOU Yoan dit GENEZIO et SISSOKO Moussa dit Saamou</w:t>
      </w:r>
      <w:r w:rsidR="00654101">
        <w:rPr>
          <w:rFonts w:eastAsia="Cambria"/>
          <w:i/>
          <w:color w:val="FF0000"/>
        </w:rPr>
        <w:t xml:space="preserve"> </w:t>
      </w:r>
    </w:p>
    <w:p w14:paraId="047A3F37" w14:textId="2DBB2335" w:rsidR="000A4A11" w:rsidRPr="00E4791A" w:rsidRDefault="000A4A11" w:rsidP="000A4A11">
      <w:pPr>
        <w:spacing w:after="46"/>
        <w:ind w:left="11" w:right="52" w:hanging="11"/>
        <w:jc w:val="center"/>
      </w:pPr>
      <w:r w:rsidRPr="00E4791A">
        <w:rPr>
          <w:rFonts w:eastAsia="Cambria"/>
          <w:b/>
          <w:i/>
          <w:color w:val="FF0000"/>
          <w:u w:val="single" w:color="FF0000"/>
        </w:rPr>
        <w:t>Musique</w:t>
      </w:r>
      <w:r w:rsidRPr="00E4791A">
        <w:rPr>
          <w:rFonts w:eastAsia="Cambria"/>
          <w:i/>
          <w:color w:val="FF0000"/>
          <w:u w:val="single" w:color="FF0000"/>
        </w:rPr>
        <w:t xml:space="preserve"> </w:t>
      </w:r>
      <w:r w:rsidRPr="00E4791A">
        <w:rPr>
          <w:rFonts w:eastAsia="Cambria"/>
          <w:i/>
          <w:color w:val="FF0000"/>
        </w:rPr>
        <w:t xml:space="preserve">: </w:t>
      </w:r>
      <w:r w:rsidR="00453CFB" w:rsidRPr="00453CFB">
        <w:rPr>
          <w:rFonts w:eastAsia="Cambria"/>
          <w:i/>
          <w:color w:val="FF0000"/>
        </w:rPr>
        <w:t xml:space="preserve">BARRADA Sami dit , </w:t>
      </w:r>
      <w:del w:id="1" w:author="Marilyne Tala" w:date="2025-10-20T13:01:00Z" w16du:dateUtc="2025-10-20T11:01:00Z">
        <w:r w:rsidR="00453CFB" w:rsidRPr="00453CFB" w:rsidDel="00BD2455">
          <w:rPr>
            <w:rFonts w:eastAsia="Cambria"/>
            <w:i/>
            <w:color w:val="FF0000"/>
          </w:rPr>
          <w:delText>Emam Bahi dit Sokol</w:delText>
        </w:r>
      </w:del>
      <w:ins w:id="2" w:author="Marilyne Tala" w:date="2025-10-20T13:01:00Z" w16du:dateUtc="2025-10-20T11:01:00Z">
        <w:r w:rsidR="00BD2455">
          <w:rPr>
            <w:rFonts w:eastAsia="Cambria"/>
            <w:i/>
            <w:color w:val="FF0000"/>
          </w:rPr>
          <w:t>SOKOL</w:t>
        </w:r>
      </w:ins>
      <w:r w:rsidR="00453CFB" w:rsidRPr="00453CFB">
        <w:rPr>
          <w:rFonts w:eastAsia="Cambria"/>
          <w:i/>
          <w:color w:val="FF0000"/>
        </w:rPr>
        <w:t xml:space="preserve">  et </w:t>
      </w:r>
      <w:del w:id="3" w:author="Marilyne Tala" w:date="2025-10-20T13:01:00Z" w16du:dateUtc="2025-10-20T11:01:00Z">
        <w:r w:rsidR="00453CFB" w:rsidRPr="00453CFB" w:rsidDel="00BD2455">
          <w:rPr>
            <w:rFonts w:eastAsia="Cambria"/>
            <w:i/>
            <w:color w:val="FF0000"/>
          </w:rPr>
          <w:delText>Khoury - Rodriguez Andy dit Eliyel</w:delText>
        </w:r>
      </w:del>
      <w:ins w:id="4" w:author="Marilyne Tala" w:date="2025-10-20T13:01:00Z" w16du:dateUtc="2025-10-20T11:01:00Z">
        <w:r w:rsidR="00BD2455">
          <w:rPr>
            <w:rFonts w:eastAsia="Cambria"/>
            <w:i/>
            <w:color w:val="FF0000"/>
          </w:rPr>
          <w:t>ELIYEL</w:t>
        </w:r>
      </w:ins>
      <w:r w:rsidR="00453CFB" w:rsidRPr="00453CFB">
        <w:rPr>
          <w:rFonts w:eastAsia="Cambria"/>
          <w:i/>
          <w:color w:val="FF0000"/>
        </w:rPr>
        <w:t xml:space="preserve"> </w:t>
      </w:r>
      <w:r w:rsidR="00654101">
        <w:rPr>
          <w:rFonts w:eastAsia="Cambria"/>
          <w:i/>
          <w:color w:val="FF0000"/>
        </w:rPr>
        <w:t xml:space="preserve"> </w:t>
      </w:r>
    </w:p>
    <w:p w14:paraId="60D7C791" w14:textId="77777777" w:rsidR="000A4A11" w:rsidRPr="00E4791A" w:rsidRDefault="000A4A11" w:rsidP="000A4A11">
      <w:pPr>
        <w:ind w:left="10" w:right="27" w:firstLine="5"/>
        <w:jc w:val="center"/>
        <w:rPr>
          <w:b/>
          <w:i/>
          <w:color w:val="FF0000"/>
          <w:u w:val="single"/>
        </w:rPr>
      </w:pPr>
      <w:r w:rsidRPr="00E4791A">
        <w:rPr>
          <w:rFonts w:eastAsia="Cambria"/>
          <w:b/>
          <w:i/>
          <w:color w:val="FF0000"/>
          <w:u w:val="single" w:color="FF0000"/>
        </w:rPr>
        <w:t xml:space="preserve">Durée : </w:t>
      </w:r>
      <w:r w:rsidR="00C72164" w:rsidRPr="00E4791A">
        <w:rPr>
          <w:rFonts w:eastAsia="Cambria"/>
          <w:i/>
          <w:color w:val="FF0000"/>
        </w:rPr>
        <w:t>"00:02:34"</w:t>
      </w:r>
    </w:p>
    <w:p w14:paraId="510FF46B" w14:textId="45A4725C" w:rsidR="00CD1800" w:rsidRPr="00E4791A" w:rsidRDefault="00000000" w:rsidP="00FF5AD7">
      <w:pPr>
        <w:spacing w:after="232"/>
        <w:ind w:left="0" w:right="27" w:firstLine="0"/>
      </w:pPr>
      <w:r w:rsidRPr="00E4791A">
        <w:t xml:space="preserve">Il est entendu que </w:t>
      </w:r>
      <w:r w:rsidR="00FC6C3A" w:rsidRPr="00FC6C3A">
        <w:rPr>
          <w:b/>
          <w:bCs/>
          <w:color w:val="FF0000"/>
        </w:rPr>
        <w:t>BARRADA Sami</w:t>
      </w:r>
      <w:del w:id="5" w:author="Marilyne Tala" w:date="2025-10-20T13:03:00Z" w16du:dateUtc="2025-10-20T11:03:00Z">
        <w:r w:rsidR="00FC6C3A" w:rsidRPr="00FC6C3A" w:rsidDel="00BD2455">
          <w:rPr>
            <w:b/>
            <w:bCs/>
            <w:color w:val="FF0000"/>
          </w:rPr>
          <w:delText xml:space="preserve"> dit </w:delText>
        </w:r>
      </w:del>
      <w:r w:rsidR="00FC6C3A" w:rsidRPr="00FC6C3A">
        <w:rPr>
          <w:b/>
          <w:bCs/>
          <w:color w:val="FF0000"/>
        </w:rPr>
        <w:t>, BELLUM PUBLISHING, JOUUUE PUBLISHING, LE PACTE PUBLISHING, LONGUE VIE PUBLISHING, TH RECORDS et WARNER CHAPPELL MUSIC FRANCE (WCMF)</w:t>
      </w:r>
      <w:r w:rsidR="00D018A1" w:rsidRPr="00E4791A">
        <w:rPr>
          <w:color w:val="FF0000"/>
        </w:rPr>
        <w:t xml:space="preserve"> </w:t>
      </w:r>
      <w:r w:rsidRPr="00E4791A">
        <w:t>sont considérés comme « ÉDITEUR ORIGINAL » de l’</w:t>
      </w:r>
      <w:r w:rsidRPr="00E4791A">
        <w:rPr>
          <w:b/>
        </w:rPr>
        <w:t>ŒUVRE</w:t>
      </w:r>
      <w:r w:rsidRPr="00E4791A">
        <w:t>.</w:t>
      </w:r>
    </w:p>
    <w:p w14:paraId="6C20988A" w14:textId="77777777" w:rsidR="00CD1800" w:rsidRPr="00E4791A" w:rsidRDefault="00000000" w:rsidP="00FF5AD7">
      <w:pPr>
        <w:pStyle w:val="Titre3"/>
        <w:spacing w:after="240"/>
        <w:ind w:left="0" w:firstLine="0"/>
      </w:pPr>
      <w:r w:rsidRPr="00E4791A">
        <w:rPr>
          <w:b w:val="0"/>
        </w:rPr>
        <w:t>ARTICLE 2 – TERRITOIRE ET DUREE</w:t>
      </w:r>
    </w:p>
    <w:p w14:paraId="3988E703" w14:textId="374DA404" w:rsidR="00CD1800" w:rsidRPr="00E4791A" w:rsidRDefault="00000000" w:rsidP="00FF5AD7">
      <w:pPr>
        <w:spacing w:after="234"/>
        <w:ind w:left="0" w:right="27" w:firstLine="0"/>
      </w:pPr>
      <w:r w:rsidRPr="00E4791A">
        <w:t xml:space="preserve">Cette CO-ÉDITION est établie pour l’UNIVERS ENTIER et est valable pour la durée du contrat de cession et d’édition d’œuvre musicale signé entre </w:t>
      </w:r>
      <w:r w:rsidR="00FF5AD7" w:rsidRPr="00E4791A">
        <w:rPr>
          <w:b/>
          <w:bCs/>
        </w:rPr>
        <w:t>LES PARTIES</w:t>
      </w:r>
      <w:r w:rsidR="00FF5AD7" w:rsidRPr="00E4791A">
        <w:rPr>
          <w:b/>
        </w:rPr>
        <w:t xml:space="preserve"> </w:t>
      </w:r>
      <w:r w:rsidRPr="00E4791A">
        <w:t xml:space="preserve">le </w:t>
      </w:r>
      <w:del w:id="6" w:author="Marilyne Tala" w:date="2025-10-20T13:03:00Z" w16du:dateUtc="2025-10-20T11:03:00Z">
        <w:r w:rsidR="00FC6C3A" w:rsidRPr="00FC6C3A" w:rsidDel="00BD2455">
          <w:rPr>
            <w:rFonts w:eastAsia="Cambria"/>
            <w:color w:val="FF0000"/>
          </w:rPr>
          <w:delText>13/03</w:delText>
        </w:r>
      </w:del>
      <w:ins w:id="7" w:author="Marilyne Tala" w:date="2025-10-20T13:03:00Z" w16du:dateUtc="2025-10-20T11:03:00Z">
        <w:r w:rsidR="00BD2455">
          <w:rPr>
            <w:rFonts w:eastAsia="Cambria"/>
            <w:color w:val="FF0000"/>
          </w:rPr>
          <w:t>09/10</w:t>
        </w:r>
      </w:ins>
      <w:r w:rsidR="00FC6C3A" w:rsidRPr="00FC6C3A">
        <w:rPr>
          <w:rFonts w:eastAsia="Cambria"/>
          <w:color w:val="FF0000"/>
        </w:rPr>
        <w:t>/2025</w:t>
      </w:r>
      <w:r w:rsidR="000A4A11" w:rsidRPr="00E4791A">
        <w:rPr>
          <w:rFonts w:eastAsia="Cambria"/>
          <w:color w:val="FF0000"/>
        </w:rPr>
        <w:t xml:space="preserve"> </w:t>
      </w:r>
      <w:r w:rsidRPr="00E4791A">
        <w:t>de protection légale accordée aux Auteurs par les dispositions législatives ou réglementaires ainsi que par les conventions internationales actuelles ou futures.</w:t>
      </w:r>
    </w:p>
    <w:p w14:paraId="541321C0" w14:textId="77777777" w:rsidR="00CD1800" w:rsidRPr="00E4791A" w:rsidRDefault="00000000" w:rsidP="00FF5AD7">
      <w:pPr>
        <w:pStyle w:val="Titre3"/>
        <w:spacing w:after="240"/>
        <w:ind w:left="0" w:firstLine="0"/>
      </w:pPr>
      <w:r w:rsidRPr="00E4791A">
        <w:rPr>
          <w:b w:val="0"/>
        </w:rPr>
        <w:t>ARTICLE 3 – PARTAGE DE LA PART ÉDITORIALE</w:t>
      </w:r>
    </w:p>
    <w:p w14:paraId="7D029D69" w14:textId="77777777" w:rsidR="00CD1800" w:rsidRPr="00E4791A" w:rsidRDefault="00000000" w:rsidP="00FF5AD7">
      <w:pPr>
        <w:spacing w:after="3"/>
        <w:ind w:left="0" w:right="27" w:firstLine="0"/>
      </w:pPr>
      <w:r w:rsidRPr="00E4791A">
        <w:t xml:space="preserve">La part éditoriale, en ce compris les droits répartis par la SACEM (droits de reproduction mécanique, droits d’exécution publique et droits phonographiques et vidéographiques) et/ou par toute autre société de gestion collective ainsi que tout autre revenu, est répartie entre les </w:t>
      </w:r>
      <w:r w:rsidR="00FF5AD7" w:rsidRPr="00E4791A">
        <w:rPr>
          <w:b/>
          <w:bCs/>
        </w:rPr>
        <w:t>CO-ÉDITEURS</w:t>
      </w:r>
      <w:r w:rsidR="00FF5AD7" w:rsidRPr="00E4791A">
        <w:t xml:space="preserve"> </w:t>
      </w:r>
      <w:r w:rsidRPr="00E4791A">
        <w:t>de la manière suivante :</w:t>
      </w:r>
    </w:p>
    <w:p w14:paraId="685DBD1A" w14:textId="77777777" w:rsidR="00F82A61" w:rsidRPr="00E4791A" w:rsidRDefault="00F82A61" w:rsidP="00FF5AD7">
      <w:pPr>
        <w:spacing w:after="3"/>
        <w:ind w:left="0" w:right="27" w:firstLine="0"/>
      </w:pPr>
    </w:p>
    <w:p w14:paraId="6F2C874D" w14:textId="6CC364CA" w:rsidR="000A4A11" w:rsidRPr="00E4791A" w:rsidRDefault="00453CFB" w:rsidP="00CC5F7B">
      <w:pPr>
        <w:spacing w:after="3"/>
        <w:ind w:left="0" w:right="27" w:firstLine="0"/>
        <w:jc w:val="center"/>
        <w:rPr>
          <w:color w:val="FF0000"/>
        </w:rPr>
      </w:pPr>
      <w:r w:rsidRPr="00453CFB">
        <w:rPr>
          <w:color w:val="FF0000"/>
        </w:rPr>
        <w:t xml:space="preserve">11.68% (onze virgule </w:t>
      </w:r>
      <w:del w:id="8" w:author="Marilyne Tala" w:date="2025-10-20T13:04:00Z" w16du:dateUtc="2025-10-20T11:04:00Z">
        <w:r w:rsidRPr="00453CFB" w:rsidDel="00BD2455">
          <w:rPr>
            <w:color w:val="FF0000"/>
          </w:rPr>
          <w:delText xml:space="preserve">six </w:delText>
        </w:r>
      </w:del>
      <w:ins w:id="9" w:author="Marilyne Tala" w:date="2025-10-20T13:04:00Z" w16du:dateUtc="2025-10-20T11:04:00Z">
        <w:r w:rsidR="00BD2455">
          <w:rPr>
            <w:color w:val="FF0000"/>
          </w:rPr>
          <w:t>soixante-</w:t>
        </w:r>
      </w:ins>
      <w:r w:rsidRPr="00453CFB">
        <w:rPr>
          <w:color w:val="FF0000"/>
        </w:rPr>
        <w:t>huit pour cent) : LE PACTE PUBLISHING</w:t>
      </w:r>
      <w:r w:rsidRPr="00453CFB">
        <w:rPr>
          <w:color w:val="FF0000"/>
        </w:rPr>
        <w:br/>
        <w:t>12.50% (douze virgule cinq</w:t>
      </w:r>
      <w:ins w:id="10" w:author="Marilyne Tala" w:date="2025-10-20T13:05:00Z" w16du:dateUtc="2025-10-20T11:05:00Z">
        <w:r w:rsidR="00BD2455">
          <w:rPr>
            <w:color w:val="FF0000"/>
          </w:rPr>
          <w:t>uante</w:t>
        </w:r>
      </w:ins>
      <w:r w:rsidRPr="00453CFB">
        <w:rPr>
          <w:color w:val="FF0000"/>
        </w:rPr>
        <w:t xml:space="preserve"> pour cent) : BELLUM PUBLISHING</w:t>
      </w:r>
      <w:r w:rsidRPr="00453CFB">
        <w:rPr>
          <w:color w:val="FF0000"/>
        </w:rPr>
        <w:br/>
        <w:t>12.50% (douze virgule cinq</w:t>
      </w:r>
      <w:ins w:id="11" w:author="Marilyne Tala" w:date="2025-10-20T13:05:00Z" w16du:dateUtc="2025-10-20T11:05:00Z">
        <w:r w:rsidR="00BD2455">
          <w:rPr>
            <w:color w:val="FF0000"/>
          </w:rPr>
          <w:t>uante</w:t>
        </w:r>
      </w:ins>
      <w:r w:rsidRPr="00453CFB">
        <w:rPr>
          <w:color w:val="FF0000"/>
        </w:rPr>
        <w:t xml:space="preserve"> pour cent) : TH RECORDS</w:t>
      </w:r>
      <w:r w:rsidRPr="00453CFB">
        <w:rPr>
          <w:color w:val="FF0000"/>
        </w:rPr>
        <w:br/>
        <w:t xml:space="preserve">16.66% (seize virgule </w:t>
      </w:r>
      <w:del w:id="12" w:author="Marilyne Tala" w:date="2025-10-20T13:06:00Z" w16du:dateUtc="2025-10-20T11:06:00Z">
        <w:r w:rsidRPr="00453CFB" w:rsidDel="00BD2455">
          <w:rPr>
            <w:color w:val="FF0000"/>
          </w:rPr>
          <w:delText xml:space="preserve">six </w:delText>
        </w:r>
      </w:del>
      <w:ins w:id="13" w:author="Marilyne Tala" w:date="2025-10-20T13:06:00Z" w16du:dateUtc="2025-10-20T11:06:00Z">
        <w:r w:rsidR="00BD2455">
          <w:rPr>
            <w:color w:val="FF0000"/>
          </w:rPr>
          <w:t>soixante-six</w:t>
        </w:r>
        <w:r w:rsidR="00BD2455" w:rsidRPr="00453CFB">
          <w:rPr>
            <w:color w:val="FF0000"/>
          </w:rPr>
          <w:t xml:space="preserve"> </w:t>
        </w:r>
      </w:ins>
      <w:del w:id="14" w:author="Marilyne Tala" w:date="2025-10-20T13:03:00Z" w16du:dateUtc="2025-10-20T11:03:00Z">
        <w:r w:rsidRPr="00453CFB" w:rsidDel="00BD2455">
          <w:rPr>
            <w:color w:val="FF0000"/>
          </w:rPr>
          <w:delText xml:space="preserve">six </w:delText>
        </w:r>
      </w:del>
      <w:r w:rsidRPr="00453CFB">
        <w:rPr>
          <w:color w:val="FF0000"/>
        </w:rPr>
        <w:t xml:space="preserve">pour cent) : BARRADA Sami dit </w:t>
      </w:r>
      <w:r w:rsidRPr="00453CFB">
        <w:rPr>
          <w:color w:val="FF0000"/>
        </w:rPr>
        <w:br/>
        <w:t xml:space="preserve">16.66% (seize virgule </w:t>
      </w:r>
      <w:del w:id="15" w:author="Marilyne Tala" w:date="2025-10-20T13:05:00Z" w16du:dateUtc="2025-10-20T11:05:00Z">
        <w:r w:rsidRPr="00453CFB" w:rsidDel="00BD2455">
          <w:rPr>
            <w:color w:val="FF0000"/>
          </w:rPr>
          <w:delText>six six</w:delText>
        </w:r>
      </w:del>
      <w:ins w:id="16" w:author="Marilyne Tala" w:date="2025-10-20T13:05:00Z" w16du:dateUtc="2025-10-20T11:05:00Z">
        <w:r w:rsidR="00BD2455">
          <w:rPr>
            <w:color w:val="FF0000"/>
          </w:rPr>
          <w:t>soixante-six</w:t>
        </w:r>
      </w:ins>
      <w:r w:rsidRPr="00453CFB">
        <w:rPr>
          <w:color w:val="FF0000"/>
        </w:rPr>
        <w:t xml:space="preserve"> pour cent) : WARNER CHAPPELL MUSIC FRANCE (WCMF)</w:t>
      </w:r>
      <w:r w:rsidRPr="00453CFB">
        <w:rPr>
          <w:color w:val="FF0000"/>
        </w:rPr>
        <w:br/>
        <w:t>25.00% (vingt-cinq pour cent) : JOUUUE PUBLISHING</w:t>
      </w:r>
      <w:r w:rsidRPr="00453CFB">
        <w:rPr>
          <w:color w:val="FF0000"/>
        </w:rPr>
        <w:br/>
        <w:t>5.00% (cinq pour cent) : LONGUE VIE PUBLISHING</w:t>
      </w:r>
    </w:p>
    <w:p w14:paraId="1A4F94A7" w14:textId="77777777" w:rsidR="006158F5" w:rsidRPr="00E4791A" w:rsidRDefault="006158F5" w:rsidP="00CC5F7B">
      <w:pPr>
        <w:spacing w:after="3"/>
        <w:ind w:left="0" w:right="27" w:firstLine="0"/>
        <w:jc w:val="center"/>
        <w:rPr>
          <w:color w:val="FF0000"/>
        </w:rPr>
      </w:pPr>
    </w:p>
    <w:p w14:paraId="7A0691EC" w14:textId="77777777" w:rsidR="00CD1800" w:rsidRPr="00E4791A" w:rsidRDefault="00000000" w:rsidP="00FF5AD7">
      <w:pPr>
        <w:spacing w:after="245"/>
        <w:ind w:left="0" w:right="27" w:firstLine="0"/>
      </w:pPr>
      <w:r w:rsidRPr="00E4791A">
        <w:t>Les droits collectés par les sociétés de gestion collective seront répartis directement par celles-ci</w:t>
      </w:r>
      <w:r w:rsidR="00177092" w:rsidRPr="00E4791A">
        <w:t>.</w:t>
      </w:r>
    </w:p>
    <w:p w14:paraId="691900F8" w14:textId="77777777" w:rsidR="00CD1800" w:rsidRPr="00E4791A" w:rsidRDefault="00000000" w:rsidP="00FF5AD7">
      <w:pPr>
        <w:pStyle w:val="Titre3"/>
        <w:ind w:left="0" w:firstLine="0"/>
      </w:pPr>
      <w:r w:rsidRPr="00E4791A">
        <w:t>ARTICLE 4 – DÉCLARATION DES ŒUVRES</w:t>
      </w:r>
    </w:p>
    <w:p w14:paraId="7F471C35" w14:textId="77777777" w:rsidR="00CD1800" w:rsidRPr="00E4791A" w:rsidRDefault="00177092" w:rsidP="00FF5AD7">
      <w:pPr>
        <w:spacing w:after="247"/>
        <w:ind w:left="0" w:right="27" w:firstLine="0"/>
      </w:pPr>
      <w:r w:rsidRPr="00E4791A">
        <w:rPr>
          <w:b/>
          <w:bCs/>
          <w:color w:val="FF0000"/>
        </w:rPr>
        <w:t>BELLUM PUBLISHING</w:t>
      </w:r>
      <w:r w:rsidR="006158F5" w:rsidRPr="00E4791A">
        <w:rPr>
          <w:b/>
          <w:bCs/>
          <w:color w:val="FF0000"/>
        </w:rPr>
        <w:t xml:space="preserve"> </w:t>
      </w:r>
      <w:r w:rsidR="002E760A" w:rsidRPr="00E4791A">
        <w:t>se chargera, à ses frais, des formalités nécessaires pour la déclaration de l’</w:t>
      </w:r>
      <w:r w:rsidR="002E760A" w:rsidRPr="00E4791A">
        <w:rPr>
          <w:b/>
        </w:rPr>
        <w:t xml:space="preserve">ŒUVRE </w:t>
      </w:r>
      <w:r w:rsidR="002E760A" w:rsidRPr="00E4791A">
        <w:t xml:space="preserve">auprès des sociétés d’auteur. Les </w:t>
      </w:r>
      <w:r w:rsidR="00FF5AD7" w:rsidRPr="00E4791A">
        <w:rPr>
          <w:b/>
          <w:bCs/>
        </w:rPr>
        <w:t>CO-ÉDITEURS</w:t>
      </w:r>
      <w:r w:rsidR="00FF5AD7" w:rsidRPr="00E4791A">
        <w:t xml:space="preserve"> </w:t>
      </w:r>
      <w:r w:rsidR="002E760A" w:rsidRPr="00E4791A">
        <w:t xml:space="preserve">leur fourniront toutes les informations et documents utiles à cet effet. Les bulletins seront signés par toutes </w:t>
      </w:r>
      <w:r w:rsidR="00FF5AD7" w:rsidRPr="00E4791A">
        <w:rPr>
          <w:b/>
          <w:bCs/>
        </w:rPr>
        <w:t>LES PARTIES</w:t>
      </w:r>
      <w:r w:rsidR="002E760A" w:rsidRPr="00E4791A">
        <w:t>.</w:t>
      </w:r>
    </w:p>
    <w:p w14:paraId="66120F98" w14:textId="77777777" w:rsidR="00CD1800" w:rsidRPr="00E4791A" w:rsidRDefault="00000000" w:rsidP="00FF5AD7">
      <w:pPr>
        <w:pStyle w:val="Titre3"/>
        <w:ind w:left="0" w:firstLine="0"/>
      </w:pPr>
      <w:r w:rsidRPr="00E4791A">
        <w:t>ARTICLE 5 – FORMATS</w:t>
      </w:r>
    </w:p>
    <w:p w14:paraId="5DED1B40" w14:textId="77777777" w:rsidR="00CD1800" w:rsidRPr="00E4791A" w:rsidRDefault="002535E3" w:rsidP="00FF5AD7">
      <w:pPr>
        <w:spacing w:after="249"/>
        <w:ind w:left="0" w:right="27" w:firstLine="0"/>
      </w:pPr>
      <w:r w:rsidRPr="00E4791A">
        <w:rPr>
          <w:b/>
          <w:color w:val="FF0000"/>
        </w:rPr>
        <w:t>BELLUM PUBLISHING</w:t>
      </w:r>
      <w:r w:rsidR="002E760A" w:rsidRPr="00E4791A">
        <w:rPr>
          <w:b/>
          <w:color w:val="FF0000"/>
        </w:rPr>
        <w:t xml:space="preserve"> </w:t>
      </w:r>
      <w:r w:rsidR="002E760A" w:rsidRPr="00E4791A">
        <w:t xml:space="preserve">assurera l’impression graphique, la vente, la distribution des formats ainsi que le règlement des rémunérations dues </w:t>
      </w:r>
      <w:r w:rsidR="002E760A" w:rsidRPr="00E4791A">
        <w:rPr>
          <w:color w:val="auto"/>
        </w:rPr>
        <w:t xml:space="preserve">respectivement aux </w:t>
      </w:r>
      <w:r w:rsidR="002E760A" w:rsidRPr="00E4791A">
        <w:rPr>
          <w:b/>
          <w:color w:val="auto"/>
        </w:rPr>
        <w:t xml:space="preserve">CO-ÉDITEURS </w:t>
      </w:r>
      <w:r w:rsidR="002E760A" w:rsidRPr="00E4791A">
        <w:t>et aux auteurs à ce titre.</w:t>
      </w:r>
    </w:p>
    <w:p w14:paraId="6C3B48B4" w14:textId="77777777" w:rsidR="00CD1800" w:rsidRPr="00E4791A" w:rsidRDefault="00000000" w:rsidP="00FF5AD7">
      <w:pPr>
        <w:spacing w:after="240"/>
        <w:ind w:left="0" w:right="27" w:firstLine="0"/>
      </w:pPr>
      <w:r w:rsidRPr="00E4791A">
        <w:t xml:space="preserve">La raison sociale des </w:t>
      </w:r>
      <w:r w:rsidR="00FF5AD7" w:rsidRPr="00E4791A">
        <w:rPr>
          <w:b/>
          <w:bCs/>
        </w:rPr>
        <w:t>CO-ÉDITEURS</w:t>
      </w:r>
      <w:r w:rsidR="00FF5AD7" w:rsidRPr="00E4791A">
        <w:t xml:space="preserve"> </w:t>
      </w:r>
      <w:r w:rsidRPr="00E4791A">
        <w:t>sera obligatoirement mentionnée sur toutes les partitions et tous les exemplaires de l’œuvre de la manière suivante :</w:t>
      </w:r>
    </w:p>
    <w:p w14:paraId="39611528" w14:textId="56E50B39" w:rsidR="00CD1800" w:rsidRPr="00E4791A" w:rsidRDefault="00000000" w:rsidP="00FF5AD7">
      <w:pPr>
        <w:spacing w:after="471"/>
        <w:ind w:left="0" w:right="161" w:firstLine="0"/>
        <w:jc w:val="left"/>
        <w:rPr>
          <w:b/>
          <w:bCs/>
        </w:rPr>
      </w:pPr>
      <w:r w:rsidRPr="00E4791A">
        <w:rPr>
          <w:b/>
          <w:bCs/>
          <w:color w:val="FF0000"/>
        </w:rPr>
        <w:t xml:space="preserve">© </w:t>
      </w:r>
      <w:r w:rsidR="002535E3" w:rsidRPr="00E4791A">
        <w:rPr>
          <w:b/>
          <w:bCs/>
        </w:rPr>
        <w:t xml:space="preserve"> </w:t>
      </w:r>
      <w:r w:rsidR="00453CFB" w:rsidRPr="00453CFB">
        <w:rPr>
          <w:b/>
          <w:bCs/>
          <w:color w:val="FF0000"/>
        </w:rPr>
        <w:t xml:space="preserve">BARRADA Sami </w:t>
      </w:r>
      <w:del w:id="17" w:author="Marilyne Tala" w:date="2025-10-20T13:06:00Z" w16du:dateUtc="2025-10-20T11:06:00Z">
        <w:r w:rsidR="00453CFB" w:rsidRPr="00453CFB" w:rsidDel="00BD2455">
          <w:rPr>
            <w:b/>
            <w:bCs/>
            <w:color w:val="FF0000"/>
          </w:rPr>
          <w:delText xml:space="preserve">dit  </w:delText>
        </w:r>
      </w:del>
      <w:r w:rsidR="00453CFB" w:rsidRPr="00453CFB">
        <w:rPr>
          <w:b/>
          <w:bCs/>
          <w:color w:val="FF0000"/>
        </w:rPr>
        <w:t>/ BELLUM PUBLISHING / JOUUUE PUBLISHING / LE PACTE PUBLISHING / LONGUE VIE PUBLISHING / TH RECORDS / WARNER CHAPPELL MUSIC FRANCE (WCMF)</w:t>
      </w:r>
    </w:p>
    <w:p w14:paraId="5C756B6F" w14:textId="77777777" w:rsidR="00CD1800" w:rsidRPr="00E4791A" w:rsidRDefault="00000000" w:rsidP="00FF5AD7">
      <w:pPr>
        <w:pStyle w:val="Titre3"/>
        <w:ind w:left="0" w:firstLine="0"/>
        <w:rPr>
          <w:bCs/>
        </w:rPr>
      </w:pPr>
      <w:r w:rsidRPr="00E4791A">
        <w:t>ARTICLE 6 – FRAIS D’EXPLOITATION ET DÉPENSES</w:t>
      </w:r>
    </w:p>
    <w:p w14:paraId="1FA75B3E" w14:textId="2B2AB2E3" w:rsidR="00CD1800" w:rsidRPr="00E4791A" w:rsidRDefault="00FC6C3A" w:rsidP="00FF5AD7">
      <w:pPr>
        <w:ind w:left="0" w:right="27" w:firstLine="0"/>
      </w:pPr>
      <w:r w:rsidRPr="00FC6C3A">
        <w:rPr>
          <w:b/>
          <w:bCs/>
          <w:color w:val="FF0000"/>
        </w:rPr>
        <w:t>BARRADA Sami</w:t>
      </w:r>
      <w:del w:id="18" w:author="Marilyne Tala" w:date="2025-10-20T13:07:00Z" w16du:dateUtc="2025-10-20T11:07:00Z">
        <w:r w:rsidRPr="00FC6C3A" w:rsidDel="00BD2455">
          <w:rPr>
            <w:b/>
            <w:bCs/>
            <w:color w:val="FF0000"/>
          </w:rPr>
          <w:delText xml:space="preserve"> dit </w:delText>
        </w:r>
      </w:del>
      <w:r w:rsidRPr="00FC6C3A">
        <w:rPr>
          <w:b/>
          <w:bCs/>
          <w:color w:val="FF0000"/>
        </w:rPr>
        <w:t>, BELLUM PUBLISHING, JOUUUE PUBLISHING, LE PACTE PUBLISHING, LONGUE VIE PUBLISHING, TH RECORDS et WARNER CHAPPELL MUSIC FRANCE (WCMF)</w:t>
      </w:r>
      <w:r w:rsidR="00D018A1" w:rsidRPr="00E4791A">
        <w:rPr>
          <w:b/>
          <w:bCs/>
          <w:color w:val="FF0000"/>
        </w:rPr>
        <w:t>,</w:t>
      </w:r>
      <w:r w:rsidR="00D018A1" w:rsidRPr="00E4791A">
        <w:rPr>
          <w:b/>
          <w:color w:val="FF0000"/>
        </w:rPr>
        <w:t xml:space="preserve"> </w:t>
      </w:r>
      <w:r w:rsidR="00D018A1" w:rsidRPr="00E4791A">
        <w:t>assureront conjointement la promotion des œuvres.</w:t>
      </w:r>
    </w:p>
    <w:p w14:paraId="72640BCC" w14:textId="77777777" w:rsidR="00CD1800" w:rsidRPr="00E4791A" w:rsidRDefault="00000000" w:rsidP="00FF5AD7">
      <w:pPr>
        <w:spacing w:after="244"/>
        <w:ind w:left="0" w:right="27" w:firstLine="0"/>
      </w:pPr>
      <w:r w:rsidRPr="00E4791A">
        <w:lastRenderedPageBreak/>
        <w:t>Les frais et dépenses engagés pour la promotion et l’exploitation de l’</w:t>
      </w:r>
      <w:r w:rsidRPr="00E4791A">
        <w:rPr>
          <w:b/>
        </w:rPr>
        <w:t xml:space="preserve">ŒUVRE </w:t>
      </w:r>
      <w:r w:rsidRPr="00E4791A">
        <w:t xml:space="preserve">seront partagés entre les </w:t>
      </w:r>
      <w:r w:rsidRPr="00E4791A">
        <w:rPr>
          <w:b/>
          <w:bCs/>
        </w:rPr>
        <w:t xml:space="preserve">CO-ÉDITEURS </w:t>
      </w:r>
      <w:r w:rsidRPr="00E4791A">
        <w:t>selon la clé de répartition prévue à l’article 3.</w:t>
      </w:r>
    </w:p>
    <w:p w14:paraId="03258CBF" w14:textId="77777777" w:rsidR="00CD1800" w:rsidRPr="00E4791A" w:rsidRDefault="00000000" w:rsidP="00FF5AD7">
      <w:pPr>
        <w:spacing w:after="244"/>
        <w:ind w:left="0" w:right="27" w:firstLine="0"/>
      </w:pPr>
      <w:r w:rsidRPr="00E4791A">
        <w:t>L’ensemble des frais et dépenses ci-dessus visés ne pourra être engagé par l’une des parties signataires sans l’accord préalable et écrit de l’autre partie.</w:t>
      </w:r>
    </w:p>
    <w:p w14:paraId="529523C6" w14:textId="77777777" w:rsidR="00281241" w:rsidRDefault="00281241" w:rsidP="00281241">
      <w:pPr>
        <w:spacing w:after="0"/>
        <w:ind w:left="0" w:right="27" w:firstLine="0"/>
        <w:jc w:val="left"/>
        <w:rPr>
          <w:color w:val="70AD47" w:themeColor="accent6"/>
        </w:rPr>
      </w:pPr>
      <w:bookmarkStart w:id="19" w:name="_Hlk157209592"/>
      <w:r>
        <w:rPr>
          <w:color w:val="70AD47" w:themeColor="accent6"/>
        </w:rPr>
        <w:t>Pour toutes dépenses supérieures à 310 € (trois cent dix euros) l’accord des six parties sera nécessaire. A cet égard, il est</w:t>
      </w:r>
    </w:p>
    <w:p w14:paraId="3E8A391A" w14:textId="01ADF481" w:rsidR="00281241" w:rsidRDefault="00281241" w:rsidP="00281241">
      <w:pPr>
        <w:spacing w:after="0"/>
        <w:ind w:left="0" w:right="27" w:firstLine="0"/>
        <w:jc w:val="left"/>
        <w:rPr>
          <w:color w:val="70AD47" w:themeColor="accent6"/>
        </w:rPr>
      </w:pPr>
      <w:r>
        <w:rPr>
          <w:color w:val="70AD47" w:themeColor="accent6"/>
        </w:rPr>
        <w:t xml:space="preserve">convenu que </w:t>
      </w:r>
      <w:r w:rsidRPr="00FC6C3A">
        <w:rPr>
          <w:b/>
          <w:bCs/>
          <w:color w:val="FF0000"/>
        </w:rPr>
        <w:t>BARRADA Sami</w:t>
      </w:r>
      <w:del w:id="20" w:author="Marilyne Tala" w:date="2025-10-20T13:07:00Z" w16du:dateUtc="2025-10-20T11:07:00Z">
        <w:r w:rsidRPr="00FC6C3A" w:rsidDel="00BD2455">
          <w:rPr>
            <w:b/>
            <w:bCs/>
            <w:color w:val="FF0000"/>
          </w:rPr>
          <w:delText xml:space="preserve"> dit </w:delText>
        </w:r>
      </w:del>
      <w:r w:rsidRPr="00FC6C3A">
        <w:rPr>
          <w:b/>
          <w:bCs/>
          <w:color w:val="FF0000"/>
        </w:rPr>
        <w:t>, BELLUM PUBLISHING, JOUUUE PUBLISHING, LE PACTE PUBLISHING, LONGUE VIE PUBLISHING, TH RECORDS et WARNER CHAPPELL MUSIC FRANCE (WCMF)</w:t>
      </w:r>
      <w:r w:rsidRPr="00E4791A">
        <w:rPr>
          <w:color w:val="FF0000"/>
        </w:rPr>
        <w:t xml:space="preserve"> </w:t>
      </w:r>
      <w:r>
        <w:rPr>
          <w:color w:val="70AD47" w:themeColor="accent6"/>
        </w:rPr>
        <w:t xml:space="preserve"> donnent d’ores et déjà leur accord pour le relevé et l’impression de la partition, afin de pouvoir procéder aux dépôts auprès des Organismes de collective et indépendants et assurer l’exploitation graphique de l’Œuvre.</w:t>
      </w:r>
    </w:p>
    <w:p w14:paraId="57BD6094" w14:textId="77777777" w:rsidR="00281241" w:rsidRDefault="00281241" w:rsidP="00281241">
      <w:pPr>
        <w:spacing w:after="0"/>
        <w:ind w:left="0" w:right="27" w:firstLine="0"/>
        <w:jc w:val="left"/>
        <w:rPr>
          <w:color w:val="70AD47" w:themeColor="accent6"/>
        </w:rPr>
      </w:pPr>
    </w:p>
    <w:p w14:paraId="172EE835" w14:textId="77777777" w:rsidR="00CD1800" w:rsidRPr="00E4791A" w:rsidRDefault="00000000" w:rsidP="00FF5AD7">
      <w:pPr>
        <w:pStyle w:val="Titre3"/>
        <w:ind w:left="0" w:firstLine="0"/>
      </w:pPr>
      <w:r w:rsidRPr="00E4791A">
        <w:t>ARTICLE 7 – SOUS-ÉDITION</w:t>
      </w:r>
      <w:r w:rsidR="00A04E6D" w:rsidRPr="00E4791A">
        <w:t xml:space="preserve"> A L’ETRANGER</w:t>
      </w:r>
    </w:p>
    <w:p w14:paraId="7D8EF5F1" w14:textId="2133C925" w:rsidR="00CC0326" w:rsidRPr="00E4791A" w:rsidRDefault="00FC6C3A" w:rsidP="000D18AD">
      <w:pPr>
        <w:spacing w:after="247"/>
        <w:ind w:left="0" w:right="27" w:firstLine="0"/>
      </w:pPr>
      <w:r w:rsidRPr="00FC6C3A">
        <w:rPr>
          <w:b/>
          <w:color w:val="FF0000"/>
        </w:rPr>
        <w:t xml:space="preserve">BARRADA Sami </w:t>
      </w:r>
      <w:del w:id="21" w:author="Marilyne Tala" w:date="2025-10-20T13:07:00Z" w16du:dateUtc="2025-10-20T11:07:00Z">
        <w:r w:rsidRPr="00FC6C3A" w:rsidDel="00BD2455">
          <w:rPr>
            <w:b/>
            <w:color w:val="FF0000"/>
          </w:rPr>
          <w:delText xml:space="preserve">dit  </w:delText>
        </w:r>
      </w:del>
      <w:r w:rsidRPr="00FC6C3A">
        <w:rPr>
          <w:b/>
          <w:color w:val="FF0000"/>
        </w:rPr>
        <w:t>(pour son propre compte), BELLUM PUBLISHING (pour son propre compte), JOUUUE PUBLISHING (pour son propre compte), TH RECORDS (pour son propre compte) et WARNER CHAPPELL MUSIC FRANCE (WCMF) (pour son propre compte et pour le compte de LE PACTE PUBLISHING, et pour le compte de LONGUE VIE PUBLISHING)</w:t>
      </w:r>
      <w:r w:rsidR="00A70839" w:rsidRPr="00E4791A">
        <w:rPr>
          <w:b/>
          <w:color w:val="FF0000"/>
        </w:rPr>
        <w:t xml:space="preserve"> </w:t>
      </w:r>
      <w:r w:rsidR="000D18AD" w:rsidRPr="00E4791A">
        <w:t>, seront habilités à traiter, pour leur propre compte et dans la limite de la quote-part</w:t>
      </w:r>
      <w:r w:rsidR="002B2A67" w:rsidRPr="00E4791A">
        <w:t xml:space="preserve"> </w:t>
      </w:r>
      <w:r w:rsidR="000D18AD" w:rsidRPr="00E4791A">
        <w:t>des droits qu’il représente dans l’ŒUVRE, la sous-édition de l’ŒUVRE dans les pays étrangers, auprès des</w:t>
      </w:r>
      <w:r w:rsidR="002B2A67" w:rsidRPr="00E4791A">
        <w:t xml:space="preserve"> </w:t>
      </w:r>
      <w:r w:rsidR="000D18AD" w:rsidRPr="00E4791A">
        <w:t>sous-éditeurs de son choix.</w:t>
      </w:r>
    </w:p>
    <w:p w14:paraId="707E23B2" w14:textId="633CE2E1" w:rsidR="002B2A67" w:rsidRPr="00E4791A" w:rsidRDefault="00451365" w:rsidP="00EE29D4">
      <w:pPr>
        <w:spacing w:after="296" w:line="269" w:lineRule="auto"/>
        <w:ind w:left="0" w:firstLine="0"/>
        <w:rPr>
          <w:b/>
          <w:bCs/>
          <w:color w:val="FF0000"/>
        </w:rPr>
      </w:pPr>
      <w:r w:rsidRPr="00E4791A">
        <w:rPr>
          <w:color w:val="FF0000"/>
        </w:rPr>
        <w:t>Sur les sommes perçues par lui,  BELLUM PUBLISHING se chargera de régler à SISSOKO Moussa dit Saamou, pour son propre compte, la part des redevances lui revenant sur celles que  BELLUM PUBLISHING a perçues si celle-ci n’est pas répartie directement par les organismes de gestion collective ou Indépendants.</w:t>
      </w:r>
      <w:r w:rsidRPr="00E4791A">
        <w:rPr>
          <w:color w:val="FF0000"/>
        </w:rPr>
        <w:br/>
      </w:r>
      <w:r w:rsidRPr="00E4791A">
        <w:rPr>
          <w:color w:val="FF0000"/>
        </w:rPr>
        <w:br/>
        <w:t xml:space="preserve">Sur les sommes perçues par lui, BARRADA Sami </w:t>
      </w:r>
      <w:del w:id="22" w:author="Marilyne Tala" w:date="2025-10-20T14:25:00Z" w16du:dateUtc="2025-10-20T12:25:00Z">
        <w:r w:rsidRPr="00E4791A" w:rsidDel="00D355F3">
          <w:rPr>
            <w:color w:val="FF0000"/>
          </w:rPr>
          <w:delText xml:space="preserve">dit  </w:delText>
        </w:r>
      </w:del>
      <w:r w:rsidRPr="00E4791A">
        <w:rPr>
          <w:color w:val="FF0000"/>
        </w:rPr>
        <w:t>(EACA) se chargera de sa propre rémunération.</w:t>
      </w:r>
      <w:r w:rsidRPr="00E4791A">
        <w:rPr>
          <w:color w:val="FF0000"/>
        </w:rPr>
        <w:br/>
      </w:r>
      <w:r w:rsidRPr="00E4791A">
        <w:rPr>
          <w:color w:val="FF0000"/>
        </w:rPr>
        <w:br/>
        <w:t>Sur les sommes perçues par lui, JOUUUE PUBLISHING se chargera de régler à MAKANGOU Yoan dit GENEZIO, pour son propre compte, la part des redevances lui revenant sur celles que JOUUUE PUBLISHING a perçues si celle-ci n’est pas répartie directement par les organismes de gestion collective ou Indépendants.</w:t>
      </w:r>
      <w:r w:rsidRPr="00E4791A">
        <w:rPr>
          <w:color w:val="FF0000"/>
        </w:rPr>
        <w:br/>
      </w:r>
      <w:r w:rsidRPr="00E4791A">
        <w:rPr>
          <w:color w:val="FF0000"/>
        </w:rPr>
        <w:br/>
        <w:t>Sur les sommes perçues par lui, TH RECORDS se chargera de régler à SISSOKO Moussa dit Saamou, pour son propre compte, la part des redevances lui revenant sur celles que TH RECORDS a perçues si celle-ci n’est pas répartie directement par les organismes de gestion collective ou Indépendants.</w:t>
      </w:r>
      <w:r w:rsidRPr="00E4791A">
        <w:rPr>
          <w:color w:val="FF0000"/>
        </w:rPr>
        <w:br/>
      </w:r>
      <w:r w:rsidRPr="00E4791A">
        <w:rPr>
          <w:color w:val="FF0000"/>
        </w:rPr>
        <w:br/>
        <w:t xml:space="preserve">Sur les sommes perçues par lui, WARNER CHAPPELL MUSIC FRANCE (WCMF) se chargera de régler à Emam Bahi dit Sokol  et </w:t>
      </w:r>
      <w:ins w:id="23" w:author="Marilyne Tala" w:date="2025-10-20T14:24:00Z" w16du:dateUtc="2025-10-20T12:24:00Z">
        <w:r w:rsidR="00D355F3" w:rsidRPr="00E4791A">
          <w:rPr>
            <w:color w:val="FF0000"/>
          </w:rPr>
          <w:t>Khoury - Rodriguez Andy dit Eliyel</w:t>
        </w:r>
        <w:r w:rsidR="00D355F3">
          <w:rPr>
            <w:color w:val="FF0000"/>
          </w:rPr>
          <w:t xml:space="preserve">, pour son propre compte et </w:t>
        </w:r>
      </w:ins>
      <w:ins w:id="24" w:author="Marilyne Tala" w:date="2025-10-20T14:25:00Z" w16du:dateUtc="2025-10-20T12:25:00Z">
        <w:r w:rsidR="00D355F3">
          <w:rPr>
            <w:color w:val="FF0000"/>
          </w:rPr>
          <w:t>ceux de</w:t>
        </w:r>
      </w:ins>
      <w:ins w:id="25" w:author="Marilyne Tala" w:date="2025-10-20T14:24:00Z" w16du:dateUtc="2025-10-20T12:24:00Z">
        <w:r w:rsidR="00D355F3">
          <w:rPr>
            <w:color w:val="FF0000"/>
          </w:rPr>
          <w:t xml:space="preserve"> </w:t>
        </w:r>
      </w:ins>
      <w:r w:rsidRPr="00E4791A">
        <w:rPr>
          <w:color w:val="FF0000"/>
        </w:rPr>
        <w:t xml:space="preserve">LE PACTE PUBLISHING et  LONGUE VIE PUBLISHING, </w:t>
      </w:r>
      <w:del w:id="26" w:author="Marilyne Tala" w:date="2025-10-20T14:25:00Z" w16du:dateUtc="2025-10-20T12:25:00Z">
        <w:r w:rsidRPr="00E4791A" w:rsidDel="00D355F3">
          <w:rPr>
            <w:color w:val="FF0000"/>
          </w:rPr>
          <w:delText xml:space="preserve">pour son propre compte, </w:delText>
        </w:r>
      </w:del>
      <w:r w:rsidRPr="00E4791A">
        <w:rPr>
          <w:color w:val="FF0000"/>
        </w:rPr>
        <w:t>la part des redevances leur revenant respectivement sur celles que WARNER CHAPPELL MUSIC FRANCE (WCMF) a perçues si celle-ci n’est pas répartie directement par les organismes de gestion collective ou Indépendants.</w:t>
      </w:r>
      <w:r w:rsidRPr="00E4791A">
        <w:rPr>
          <w:color w:val="FF0000"/>
        </w:rPr>
        <w:br/>
      </w:r>
      <w:r w:rsidRPr="00E4791A">
        <w:rPr>
          <w:color w:val="FF0000"/>
        </w:rPr>
        <w:br/>
      </w:r>
      <w:del w:id="27" w:author="Marilyne Tala" w:date="2025-10-20T14:25:00Z" w16du:dateUtc="2025-10-20T12:25:00Z">
        <w:r w:rsidRPr="00E4791A" w:rsidDel="00D355F3">
          <w:rPr>
            <w:color w:val="FF0000"/>
          </w:rPr>
          <w:delText>Sur les sommes perçues par lui, WARNER CHAPPELL MUSIC FRANCE (WCMF) se chargera de régler à Khoury - Rodriguez Andy dit Eliyel  et LE PACTE PUBLISHING et  LONGUE VIE PUBLISHING, pour son propre compte, la part des redevances leur revenant respectivement sur celles que WARNER CHAPPELL MUSIC FRANCE (WCMF) a perçues si celle-ci n’est pas répartie directement par les organismes de gestion collective ou Indépendants.</w:delText>
        </w:r>
      </w:del>
    </w:p>
    <w:bookmarkEnd w:id="19"/>
    <w:p w14:paraId="322C5B53" w14:textId="77777777" w:rsidR="00CD1800" w:rsidRPr="00E4791A" w:rsidRDefault="00000000" w:rsidP="00FF5AD7">
      <w:pPr>
        <w:spacing w:after="243"/>
        <w:ind w:left="0" w:right="122" w:firstLine="0"/>
      </w:pPr>
      <w:r w:rsidRPr="00E4791A">
        <w:t xml:space="preserve">A cet égard, </w:t>
      </w:r>
      <w:r w:rsidRPr="00E4791A">
        <w:rPr>
          <w:b/>
        </w:rPr>
        <w:t xml:space="preserve">les CO-ÉDITEURS </w:t>
      </w:r>
      <w:r w:rsidRPr="00E4791A">
        <w:t>se garantissent mutuellement contre tous recours pour le cas où l’une des parties aurait omis de reverser, sur le montant des droits qu’elle a perçus, la part des droits qui revient aux Auteurs/Compositeurs de l’</w:t>
      </w:r>
      <w:r w:rsidRPr="00E4791A">
        <w:rPr>
          <w:b/>
        </w:rPr>
        <w:t>ŒUVRE</w:t>
      </w:r>
      <w:r w:rsidRPr="00E4791A">
        <w:t>.</w:t>
      </w:r>
    </w:p>
    <w:p w14:paraId="6AB85C23" w14:textId="77777777" w:rsidR="00CD1800" w:rsidRPr="00E4791A" w:rsidRDefault="00000000" w:rsidP="00FF5AD7">
      <w:pPr>
        <w:pStyle w:val="Titre3"/>
        <w:ind w:left="0" w:firstLine="0"/>
      </w:pPr>
      <w:r w:rsidRPr="00E4791A">
        <w:t>ARTICLE 8 – LICENCES</w:t>
      </w:r>
    </w:p>
    <w:p w14:paraId="3DB39484" w14:textId="4A341F87" w:rsidR="00E86CEF" w:rsidRPr="00467195" w:rsidRDefault="001E14FE" w:rsidP="00EE29D4">
      <w:pPr>
        <w:ind w:left="0" w:firstLine="0"/>
        <w:rPr>
          <w:color w:val="FF0000"/>
        </w:rPr>
      </w:pPr>
      <w:r w:rsidRPr="001E14FE">
        <w:rPr>
          <w:color w:val="FF0000"/>
        </w:rPr>
        <w:t xml:space="preserve">BARRADA Sami </w:t>
      </w:r>
      <w:del w:id="28" w:author="Marilyne Tala" w:date="2025-10-20T14:26:00Z" w16du:dateUtc="2025-10-20T12:26:00Z">
        <w:r w:rsidRPr="001E14FE" w:rsidDel="00D355F3">
          <w:rPr>
            <w:color w:val="FF0000"/>
          </w:rPr>
          <w:delText xml:space="preserve">dit  </w:delText>
        </w:r>
      </w:del>
      <w:r w:rsidRPr="001E14FE">
        <w:rPr>
          <w:color w:val="FF0000"/>
        </w:rPr>
        <w:t>se chargera, pour son propre compte, de la négociation et de la signature de toutes licences d’exploitation de l’ŒUVRE qui ne relèvent pas de la compétence des organismes de gestion collective ou indépendants. Il encaissera seul les redevances dues en contrepartie de ces licences, dans la limite de la quote-part des droits qu’il représente dans l’ŒUVRE et se chargera ensuite de sa propre rémunération.</w:t>
      </w:r>
      <w:r w:rsidRPr="001E14FE">
        <w:rPr>
          <w:color w:val="FF0000"/>
        </w:rPr>
        <w:br/>
      </w:r>
      <w:r w:rsidRPr="001E14FE">
        <w:rPr>
          <w:color w:val="FF0000"/>
        </w:rPr>
        <w:br/>
        <w:t>BELLUM PUBLISHING se chargera, pour son propre compte, de la négociation et de la signature de toutes licences d’exploitation de l’ŒUVRE qui ne relèvent pas de la compétence des organismes de gestion collective ou indépendants. Il encaissera seul les redevances dues en contrepartie de ces licences, dans la limite de la quote-part des droits qu’il représente dans l’ŒUVRE et se chargera ensuite de régler à SISSOKO Moussa dit Saamou la part lui revenant sur ces redevances.</w:t>
      </w:r>
      <w:r w:rsidRPr="001E14FE">
        <w:rPr>
          <w:color w:val="FF0000"/>
        </w:rPr>
        <w:br/>
      </w:r>
      <w:r w:rsidRPr="001E14FE">
        <w:rPr>
          <w:color w:val="FF0000"/>
        </w:rPr>
        <w:br/>
      </w:r>
      <w:r w:rsidRPr="001E14FE">
        <w:rPr>
          <w:color w:val="FF0000"/>
        </w:rPr>
        <w:lastRenderedPageBreak/>
        <w:t>JOUUUE PUBLISHING se chargera, pour son propre compte, de la négociation et de la signature de toutes licences d’exploitation de l’ŒUVRE qui ne relèvent pas de la compétence des organismes de gestion collective ou indépendants. Il encaissera seul les redevances dues en contrepartie de ces licences, dans la limite de la quote-part des droits qu’il représente dans l’ŒUVRE et se chargera ensuite de régler à MAKANGOU Yoan dit GENEZIO la part lui revenant sur ces redevances.</w:t>
      </w:r>
      <w:r w:rsidRPr="001E14FE">
        <w:rPr>
          <w:color w:val="FF0000"/>
        </w:rPr>
        <w:br/>
      </w:r>
      <w:r w:rsidRPr="001E14FE">
        <w:rPr>
          <w:color w:val="FF0000"/>
        </w:rPr>
        <w:br/>
        <w:t>TH RECORDS se chargera, pour son propre compte, de la négociation et de la signature de toutes licences d’exploitation de l’ŒUVRE qui ne relèvent pas de la compétence des organismes de gestion collective ou indépendants. Il encaissera seul les redevances dues en contrepartie de ces licences, dans la limite de la quote-part des droits qu’il représente dans l’ŒUVRE et se chargera ensuite de régler à SISSOKO Moussa dit Saamou la part lui revenant sur ces redevances.</w:t>
      </w:r>
      <w:r w:rsidRPr="001E14FE">
        <w:rPr>
          <w:color w:val="FF0000"/>
        </w:rPr>
        <w:br/>
      </w:r>
      <w:r w:rsidRPr="001E14FE">
        <w:rPr>
          <w:color w:val="FF0000"/>
        </w:rPr>
        <w:br/>
        <w:t>WARNER CHAPPELL MUSIC FRANCE (WCMF) se chargera, pour son propre compte et celui de LE PACTE PUBLISHING et LONGUE VIE PUBLISHING, de la négociation et de la signature de toutes licences d’exploitation de l’ŒUVRE qui ne relèvent pas de la compétence des organismes de gestion collective ou indépendants. Il encaissera seul les redevances dues en contrepartie de ces licences, dans la limite de la quote-part des droits qu’il représente dans l’ŒUVRE et se chargera ensuite de régler à Emam Bahi dit Sokol</w:t>
      </w:r>
      <w:ins w:id="29" w:author="Marilyne Tala" w:date="2025-10-20T14:30:00Z" w16du:dateUtc="2025-10-20T12:30:00Z">
        <w:r w:rsidR="00D355F3">
          <w:rPr>
            <w:color w:val="FF0000"/>
          </w:rPr>
          <w:t xml:space="preserve">, </w:t>
        </w:r>
        <w:r w:rsidR="00D355F3" w:rsidRPr="001E14FE">
          <w:rPr>
            <w:color w:val="FF0000"/>
          </w:rPr>
          <w:t>Khoury - Rodriguez Andy dit Eliyel</w:t>
        </w:r>
        <w:r w:rsidR="00D355F3">
          <w:rPr>
            <w:color w:val="FF0000"/>
          </w:rPr>
          <w:t>,</w:t>
        </w:r>
      </w:ins>
      <w:del w:id="30" w:author="Marilyne Tala" w:date="2025-10-20T14:27:00Z" w16du:dateUtc="2025-10-20T12:27:00Z">
        <w:r w:rsidRPr="001E14FE" w:rsidDel="00D355F3">
          <w:rPr>
            <w:color w:val="FF0000"/>
          </w:rPr>
          <w:delText xml:space="preserve">  </w:delText>
        </w:r>
      </w:del>
      <w:del w:id="31" w:author="Marilyne Tala" w:date="2025-10-20T14:26:00Z" w16du:dateUtc="2025-10-20T12:26:00Z">
        <w:r w:rsidRPr="001E14FE" w:rsidDel="00D355F3">
          <w:rPr>
            <w:color w:val="FF0000"/>
          </w:rPr>
          <w:delText xml:space="preserve">et </w:delText>
        </w:r>
      </w:del>
      <w:r w:rsidRPr="001E14FE">
        <w:rPr>
          <w:color w:val="FF0000"/>
        </w:rPr>
        <w:t xml:space="preserve">LE PACTE PUBLISHING et LONGUE VIE PUBLISHING la part leur revenant </w:t>
      </w:r>
      <w:ins w:id="32" w:author="Marilyne Tala" w:date="2025-10-20T14:31:00Z" w16du:dateUtc="2025-10-20T12:31:00Z">
        <w:r w:rsidR="00D355F3">
          <w:rPr>
            <w:color w:val="FF0000"/>
          </w:rPr>
          <w:t xml:space="preserve">respectivement </w:t>
        </w:r>
      </w:ins>
      <w:r w:rsidRPr="001E14FE">
        <w:rPr>
          <w:color w:val="FF0000"/>
        </w:rPr>
        <w:t>sur ces redevances.</w:t>
      </w:r>
      <w:r w:rsidRPr="001E14FE">
        <w:rPr>
          <w:color w:val="FF0000"/>
        </w:rPr>
        <w:br/>
      </w:r>
      <w:r w:rsidRPr="001E14FE">
        <w:rPr>
          <w:color w:val="FF0000"/>
        </w:rPr>
        <w:br/>
      </w:r>
      <w:del w:id="33" w:author="Marilyne Tala" w:date="2025-10-20T14:31:00Z" w16du:dateUtc="2025-10-20T12:31:00Z">
        <w:r w:rsidRPr="001E14FE" w:rsidDel="00D355F3">
          <w:rPr>
            <w:color w:val="FF0000"/>
          </w:rPr>
          <w:delText>WARNER CHAPPELL MUSIC FRANCE (WCMF) se chargera, pour son propre compte et celui de LE PACTE PUBLISHING et LONGUE VIE PUBLISHING, de la négociation et de la signature de toutes licences d’exploitation de l’ŒUVRE qui ne relèvent pas de la compétence des organismes de gestion collective ou indépendants. Il encaissera seul les redevances dues en contrepartie de ces licences, dans la limite de la quote-part des droits qu’il représente dans l’ŒUVRE et se chargera ensuite de régler à Khoury - Rodriguez Andy dit Eliyel  et LE PACTE PUBLISHING et LONGUE VIE PUBLISHING la part leur revenant sur ces redevances.</w:delText>
        </w:r>
      </w:del>
    </w:p>
    <w:p w14:paraId="2D5551B6" w14:textId="77777777" w:rsidR="00CD1800" w:rsidRDefault="00000000" w:rsidP="00FF5AD7">
      <w:pPr>
        <w:spacing w:after="243"/>
        <w:ind w:left="0" w:right="122" w:firstLine="0"/>
      </w:pPr>
      <w:r w:rsidRPr="00E4791A">
        <w:t xml:space="preserve">A cet égard, </w:t>
      </w:r>
      <w:r w:rsidRPr="00E4791A">
        <w:rPr>
          <w:b/>
        </w:rPr>
        <w:t xml:space="preserve">les CO-EDITEURS </w:t>
      </w:r>
      <w:r w:rsidRPr="00E4791A">
        <w:t>se garantissent mutuellement contre tous recours pour le cas où l’une des parties aurait omis de reverser, sur le montant des droits qu’elle a perçus, la part des droits qui revient aux Auteurs/Compositeurs de l’</w:t>
      </w:r>
      <w:r w:rsidRPr="00E4791A">
        <w:rPr>
          <w:b/>
        </w:rPr>
        <w:t>ŒUVRE</w:t>
      </w:r>
      <w:r w:rsidRPr="00E4791A">
        <w:t>.</w:t>
      </w:r>
    </w:p>
    <w:p w14:paraId="3D2C9114" w14:textId="77777777" w:rsidR="00281241" w:rsidRDefault="00281241" w:rsidP="00BF328F">
      <w:pPr>
        <w:spacing w:after="0" w:line="600" w:lineRule="auto"/>
        <w:ind w:left="0" w:right="122" w:firstLine="0"/>
        <w:jc w:val="left"/>
        <w:rPr>
          <w:b/>
          <w:bCs/>
          <w:u w:val="single"/>
        </w:rPr>
      </w:pPr>
      <w:r>
        <w:rPr>
          <w:b/>
          <w:bCs/>
          <w:u w:val="single"/>
        </w:rPr>
        <w:t>ARTICLE 9 – GARANTIE</w:t>
      </w:r>
    </w:p>
    <w:p w14:paraId="71C67D8F" w14:textId="1B6C10CB" w:rsidR="00281241" w:rsidRDefault="00281241" w:rsidP="00281241">
      <w:pPr>
        <w:spacing w:after="0"/>
        <w:ind w:left="0" w:right="122" w:firstLine="0"/>
        <w:jc w:val="left"/>
      </w:pPr>
      <w:r w:rsidRPr="00E4791A">
        <w:rPr>
          <w:b/>
          <w:bCs/>
          <w:color w:val="FF0000"/>
        </w:rPr>
        <w:t>BELLUM PUBLISHING</w:t>
      </w:r>
      <w:r>
        <w:rPr>
          <w:b/>
          <w:bCs/>
          <w:color w:val="FF0000"/>
        </w:rPr>
        <w:t xml:space="preserve"> </w:t>
      </w:r>
      <w:r>
        <w:rPr>
          <w:color w:val="70AD47" w:themeColor="accent6"/>
        </w:rPr>
        <w:t xml:space="preserve">garantit </w:t>
      </w:r>
      <w:r w:rsidRPr="00FC6C3A">
        <w:rPr>
          <w:b/>
          <w:bCs/>
          <w:color w:val="FF0000"/>
        </w:rPr>
        <w:t>BARRADA Sami</w:t>
      </w:r>
      <w:del w:id="34" w:author="Marilyne Tala" w:date="2025-10-20T14:32:00Z" w16du:dateUtc="2025-10-20T12:32:00Z">
        <w:r w:rsidRPr="00FC6C3A" w:rsidDel="00D355F3">
          <w:rPr>
            <w:b/>
            <w:bCs/>
            <w:color w:val="FF0000"/>
          </w:rPr>
          <w:delText xml:space="preserve"> dit </w:delText>
        </w:r>
      </w:del>
      <w:r w:rsidRPr="00FC6C3A">
        <w:rPr>
          <w:b/>
          <w:bCs/>
          <w:color w:val="FF0000"/>
        </w:rPr>
        <w:t>, BELLUM PUBLISHING, JOUUUE PUBLISHING, LE PACTE PUBLISHING, LONGUE VIE PUBLISHING, TH RECORDS et WARNER CHAPPELL MUSIC FRANCE (WCMF)</w:t>
      </w:r>
      <w:r>
        <w:rPr>
          <w:b/>
          <w:bCs/>
          <w:color w:val="FF0000"/>
        </w:rPr>
        <w:t xml:space="preserve"> </w:t>
      </w:r>
      <w:r>
        <w:rPr>
          <w:color w:val="70AD47" w:themeColor="accent6"/>
        </w:rPr>
        <w:t>contre tout recours, revendication, demande ou action de tout ou partie des auteur(s)</w:t>
      </w:r>
    </w:p>
    <w:p w14:paraId="66CBDA39" w14:textId="77777777" w:rsidR="00281241" w:rsidRDefault="00281241" w:rsidP="00281241">
      <w:pPr>
        <w:spacing w:after="0"/>
        <w:ind w:left="0" w:right="122" w:firstLine="0"/>
        <w:jc w:val="left"/>
        <w:rPr>
          <w:color w:val="70AD47" w:themeColor="accent6"/>
        </w:rPr>
      </w:pPr>
      <w:r>
        <w:rPr>
          <w:color w:val="70AD47" w:themeColor="accent6"/>
        </w:rPr>
        <w:t>et/ou compositeur(s), au titre de l’inexécution totale ou partielle de l’obligation de paiement objet de l’article 5.</w:t>
      </w:r>
    </w:p>
    <w:p w14:paraId="19CBDAA4" w14:textId="77777777" w:rsidR="00D355F3" w:rsidRDefault="00D355F3" w:rsidP="00281241">
      <w:pPr>
        <w:spacing w:after="0"/>
        <w:ind w:left="0" w:right="122" w:firstLine="0"/>
        <w:jc w:val="left"/>
        <w:rPr>
          <w:ins w:id="35" w:author="Marilyne Tala" w:date="2025-10-20T14:32:00Z" w16du:dateUtc="2025-10-20T12:32:00Z"/>
          <w:b/>
          <w:bCs/>
          <w:color w:val="FF0000"/>
        </w:rPr>
      </w:pPr>
    </w:p>
    <w:p w14:paraId="357F9F8A" w14:textId="52C5DE61" w:rsidR="00281241" w:rsidRDefault="00281241" w:rsidP="00281241">
      <w:pPr>
        <w:spacing w:after="0"/>
        <w:ind w:left="0" w:right="122" w:firstLine="0"/>
        <w:jc w:val="left"/>
      </w:pPr>
      <w:r w:rsidRPr="00FC6C3A">
        <w:rPr>
          <w:b/>
          <w:bCs/>
          <w:color w:val="FF0000"/>
        </w:rPr>
        <w:t>BARRADA Sami</w:t>
      </w:r>
      <w:del w:id="36" w:author="Marilyne Tala" w:date="2025-10-20T14:32:00Z" w16du:dateUtc="2025-10-20T12:32:00Z">
        <w:r w:rsidRPr="00FC6C3A" w:rsidDel="00D355F3">
          <w:rPr>
            <w:b/>
            <w:bCs/>
            <w:color w:val="FF0000"/>
          </w:rPr>
          <w:delText xml:space="preserve"> dit </w:delText>
        </w:r>
      </w:del>
      <w:r w:rsidRPr="00FC6C3A">
        <w:rPr>
          <w:b/>
          <w:bCs/>
          <w:color w:val="FF0000"/>
        </w:rPr>
        <w:t>, BELLUM PUBLISHING, JOUUUE PUBLISHING, LE PACTE PUBLISHING, LONGUE VIE PUBLISHING, TH RECORDS et WARNER CHAPPELL MUSIC FRANCE (WCMF)</w:t>
      </w:r>
      <w:r>
        <w:rPr>
          <w:b/>
          <w:bCs/>
          <w:color w:val="FF0000"/>
        </w:rPr>
        <w:t xml:space="preserve"> </w:t>
      </w:r>
      <w:r>
        <w:rPr>
          <w:color w:val="70AD47" w:themeColor="accent6"/>
        </w:rPr>
        <w:t>se garantissent mutuellement contre tout recours, revendication, demande ou action des</w:t>
      </w:r>
    </w:p>
    <w:p w14:paraId="7C183B02" w14:textId="77777777" w:rsidR="00281241" w:rsidRDefault="00281241" w:rsidP="00281241">
      <w:pPr>
        <w:spacing w:after="0"/>
        <w:ind w:left="0" w:right="122" w:firstLine="0"/>
        <w:jc w:val="left"/>
        <w:rPr>
          <w:color w:val="70AD47" w:themeColor="accent6"/>
        </w:rPr>
      </w:pPr>
      <w:r>
        <w:rPr>
          <w:color w:val="70AD47" w:themeColor="accent6"/>
        </w:rPr>
        <w:t>AUTEURS au titre de l’inexécution totale ou partielle d’une ou plusieurs des obligations de paiement objet des articles 7</w:t>
      </w:r>
    </w:p>
    <w:p w14:paraId="489CBFAD" w14:textId="77777777" w:rsidR="00281241" w:rsidRDefault="00281241" w:rsidP="00281241">
      <w:pPr>
        <w:spacing w:after="0"/>
        <w:ind w:left="0" w:right="122" w:firstLine="0"/>
        <w:jc w:val="left"/>
        <w:rPr>
          <w:color w:val="70AD47" w:themeColor="accent6"/>
        </w:rPr>
      </w:pPr>
      <w:r>
        <w:rPr>
          <w:color w:val="70AD47" w:themeColor="accent6"/>
        </w:rPr>
        <w:t>et 8.</w:t>
      </w:r>
    </w:p>
    <w:p w14:paraId="407224BE" w14:textId="77777777" w:rsidR="00281241" w:rsidRPr="00E4791A" w:rsidRDefault="00281241" w:rsidP="00FF5AD7">
      <w:pPr>
        <w:spacing w:after="243"/>
        <w:ind w:left="0" w:right="122" w:firstLine="0"/>
      </w:pPr>
    </w:p>
    <w:p w14:paraId="75F85F24" w14:textId="77777777" w:rsidR="00CD1800" w:rsidRPr="00E4791A" w:rsidRDefault="00000000" w:rsidP="00FF5AD7">
      <w:pPr>
        <w:pStyle w:val="Titre3"/>
        <w:ind w:left="0" w:firstLine="0"/>
      </w:pPr>
      <w:r w:rsidRPr="00E4791A">
        <w:t xml:space="preserve">ARTICLE </w:t>
      </w:r>
      <w:r w:rsidR="00281241">
        <w:t>10</w:t>
      </w:r>
      <w:r w:rsidRPr="00E4791A">
        <w:t xml:space="preserve"> – COMPTES ET REGLEMENTS</w:t>
      </w:r>
    </w:p>
    <w:p w14:paraId="5466EB47" w14:textId="77777777" w:rsidR="00C1588A" w:rsidRPr="00E4791A" w:rsidRDefault="00000000" w:rsidP="00C1588A">
      <w:pPr>
        <w:ind w:left="0" w:right="27" w:firstLine="0"/>
      </w:pPr>
      <w:r w:rsidRPr="00E4791A">
        <w:t xml:space="preserve">Les comptes seront arrêtés le 30 juin et le 31 décembre de chaque année. </w:t>
      </w:r>
    </w:p>
    <w:p w14:paraId="0B5CDEBC" w14:textId="77777777" w:rsidR="00C1588A" w:rsidRPr="00E4791A" w:rsidRDefault="00C1588A" w:rsidP="00C1588A">
      <w:pPr>
        <w:ind w:left="0" w:right="27" w:firstLine="0"/>
      </w:pPr>
      <w:r w:rsidRPr="00E4791A">
        <w:t>Les décomptes correspondants seront adressés dans les trois mois suivant ces dates, la partie débitrice devant</w:t>
      </w:r>
      <w:r w:rsidRPr="00E4791A">
        <w:rPr>
          <w:b/>
        </w:rPr>
        <w:t xml:space="preserve"> </w:t>
      </w:r>
      <w:r w:rsidRPr="00E4791A">
        <w:t>régler la partie créditrice à réception de la facture correspondante, par virement bancaire, chaque Partie</w:t>
      </w:r>
      <w:r w:rsidRPr="00E4791A">
        <w:rPr>
          <w:b/>
        </w:rPr>
        <w:t xml:space="preserve"> </w:t>
      </w:r>
      <w:r w:rsidRPr="00E4791A">
        <w:t>s’engageant à communiquer à l’autre ses coordonnées bancaires (RIB) et à lui signaler sans délai tout</w:t>
      </w:r>
      <w:r w:rsidRPr="00E4791A">
        <w:rPr>
          <w:b/>
        </w:rPr>
        <w:t xml:space="preserve"> </w:t>
      </w:r>
      <w:r w:rsidRPr="00E4791A">
        <w:t>changement desdites coordonnées.</w:t>
      </w:r>
    </w:p>
    <w:p w14:paraId="04D980E8" w14:textId="50CF7C78" w:rsidR="00C1588A" w:rsidRPr="00E4791A" w:rsidRDefault="00C1588A" w:rsidP="00C1588A">
      <w:pPr>
        <w:ind w:left="0" w:right="27" w:firstLine="0"/>
      </w:pPr>
      <w:r w:rsidRPr="00E4791A">
        <w:t>L’envoi des décomptes se fera soit par courrier postal à l’adresse indiquée en en-tête du présent contrat soit par</w:t>
      </w:r>
      <w:r w:rsidRPr="00E4791A">
        <w:rPr>
          <w:b/>
        </w:rPr>
        <w:t xml:space="preserve"> </w:t>
      </w:r>
      <w:r w:rsidRPr="00E4791A">
        <w:t>un moyen électronique de communication (courrier électronique ou mise à disposition sur un portail dédié aux fins</w:t>
      </w:r>
      <w:r w:rsidRPr="00E4791A">
        <w:rPr>
          <w:b/>
        </w:rPr>
        <w:t xml:space="preserve"> </w:t>
      </w:r>
      <w:r w:rsidRPr="00E4791A">
        <w:t>de téléchargement ou tout moyen similair</w:t>
      </w:r>
      <w:r w:rsidRPr="00E4791A">
        <w:rPr>
          <w:color w:val="auto"/>
        </w:rPr>
        <w:t>e).</w:t>
      </w:r>
      <w:r w:rsidRPr="00E4791A">
        <w:rPr>
          <w:b/>
          <w:bCs/>
          <w:color w:val="auto"/>
        </w:rPr>
        <w:t xml:space="preserve"> </w:t>
      </w:r>
      <w:r w:rsidR="007C7ECE" w:rsidRPr="00E4791A">
        <w:rPr>
          <w:b/>
          <w:bCs/>
          <w:color w:val="FF0000"/>
        </w:rPr>
        <w:t>BARRADA Sami</w:t>
      </w:r>
      <w:del w:id="37" w:author="Marilyne Tala" w:date="2025-10-20T14:32:00Z" w16du:dateUtc="2025-10-20T12:32:00Z">
        <w:r w:rsidR="007C7ECE" w:rsidRPr="00E4791A" w:rsidDel="00D355F3">
          <w:rPr>
            <w:b/>
            <w:bCs/>
            <w:color w:val="FF0000"/>
          </w:rPr>
          <w:delText xml:space="preserve"> dit </w:delText>
        </w:r>
      </w:del>
      <w:r w:rsidR="007C7ECE" w:rsidRPr="00E4791A">
        <w:rPr>
          <w:b/>
          <w:bCs/>
          <w:color w:val="FF0000"/>
        </w:rPr>
        <w:t>, JOUUUE PUBLISHING, LE PACTE PUBLISHING, LONGUE VIE PUBLISHING, TH RECORDS et WARNER CHAPPELL MUSIC FRANCE (WCMF)</w:t>
      </w:r>
      <w:r w:rsidRPr="00E4791A">
        <w:rPr>
          <w:b/>
          <w:bCs/>
          <w:color w:val="FF0000"/>
        </w:rPr>
        <w:t xml:space="preserve"> </w:t>
      </w:r>
      <w:r w:rsidRPr="00E4791A">
        <w:t xml:space="preserve">communiqueront leur adresse de courrier électronique à </w:t>
      </w:r>
      <w:r w:rsidR="007C7ECE" w:rsidRPr="00E4791A">
        <w:rPr>
          <w:b/>
          <w:color w:val="FF0000"/>
        </w:rPr>
        <w:t>BELLUM PUBLISHING</w:t>
      </w:r>
      <w:r w:rsidR="005F5C74" w:rsidRPr="00E4791A">
        <w:rPr>
          <w:b/>
          <w:color w:val="FF0000"/>
        </w:rPr>
        <w:t xml:space="preserve"> </w:t>
      </w:r>
      <w:r w:rsidRPr="00E4791A">
        <w:t>avant la</w:t>
      </w:r>
      <w:r w:rsidRPr="00E4791A">
        <w:rPr>
          <w:b/>
        </w:rPr>
        <w:t xml:space="preserve"> </w:t>
      </w:r>
      <w:r w:rsidRPr="00E4791A">
        <w:t>première échéance de reddition des comptes.</w:t>
      </w:r>
    </w:p>
    <w:p w14:paraId="2732F702" w14:textId="7C2EB2FC" w:rsidR="00C1588A" w:rsidRPr="00E4791A" w:rsidRDefault="007C7ECE" w:rsidP="00C1588A">
      <w:pPr>
        <w:ind w:left="0" w:right="27" w:firstLine="0"/>
      </w:pPr>
      <w:r w:rsidRPr="00E4791A">
        <w:rPr>
          <w:b/>
          <w:bCs/>
          <w:color w:val="FF0000"/>
        </w:rPr>
        <w:t>BARRADA Sami</w:t>
      </w:r>
      <w:del w:id="38" w:author="Marilyne Tala" w:date="2025-10-20T14:33:00Z" w16du:dateUtc="2025-10-20T12:33:00Z">
        <w:r w:rsidRPr="00E4791A" w:rsidDel="00D355F3">
          <w:rPr>
            <w:b/>
            <w:bCs/>
            <w:color w:val="FF0000"/>
          </w:rPr>
          <w:delText xml:space="preserve"> dit </w:delText>
        </w:r>
      </w:del>
      <w:r w:rsidRPr="00E4791A">
        <w:rPr>
          <w:b/>
          <w:bCs/>
          <w:color w:val="FF0000"/>
        </w:rPr>
        <w:t>, JOUUUE PUBLISHING, LE PACTE PUBLISHING, LONGUE VIE PUBLISHING, TH RECORDS et WARNER CHAPPELL MUSIC FRANCE (WCMF)</w:t>
      </w:r>
      <w:r w:rsidR="005F5C74" w:rsidRPr="00E4791A">
        <w:rPr>
          <w:color w:val="FF0000"/>
        </w:rPr>
        <w:t xml:space="preserve"> </w:t>
      </w:r>
      <w:r w:rsidR="00C1588A" w:rsidRPr="00E4791A">
        <w:t>s’engagent à</w:t>
      </w:r>
      <w:r w:rsidR="00E86CEF" w:rsidRPr="00E4791A">
        <w:t xml:space="preserve"> </w:t>
      </w:r>
      <w:r w:rsidR="00C1588A" w:rsidRPr="00E4791A">
        <w:t>informer</w:t>
      </w:r>
      <w:r w:rsidR="002F1060">
        <w:t xml:space="preserve"> </w:t>
      </w:r>
      <w:r w:rsidR="00C1588A" w:rsidRPr="00E4791A">
        <w:t>par tous moyens de tout changement ultérieur de leurs coordonnées postales ou</w:t>
      </w:r>
      <w:r w:rsidR="00C1588A" w:rsidRPr="00E4791A">
        <w:rPr>
          <w:b/>
        </w:rPr>
        <w:t xml:space="preserve"> </w:t>
      </w:r>
      <w:r w:rsidR="00C1588A" w:rsidRPr="00E4791A">
        <w:t xml:space="preserve">électroniques, </w:t>
      </w:r>
      <w:r w:rsidRPr="00E4791A">
        <w:rPr>
          <w:b/>
          <w:color w:val="FF0000"/>
        </w:rPr>
        <w:t>BELLUM PUBLISHING</w:t>
      </w:r>
      <w:r w:rsidR="005F5C74" w:rsidRPr="00E4791A">
        <w:rPr>
          <w:b/>
          <w:color w:val="FF0000"/>
        </w:rPr>
        <w:t xml:space="preserve"> </w:t>
      </w:r>
      <w:r w:rsidR="00C1588A" w:rsidRPr="00E4791A">
        <w:t>ne pouvant être tenue responsable au cas où les états de comptes seraient adressés à</w:t>
      </w:r>
      <w:r w:rsidR="00C1588A" w:rsidRPr="00E4791A">
        <w:rPr>
          <w:b/>
        </w:rPr>
        <w:t xml:space="preserve"> </w:t>
      </w:r>
      <w:r w:rsidR="00C1588A" w:rsidRPr="00E4791A">
        <w:t>une adresse obsolète.</w:t>
      </w:r>
    </w:p>
    <w:p w14:paraId="693AE071" w14:textId="77777777" w:rsidR="00C1588A" w:rsidRPr="00E4791A" w:rsidRDefault="00C1588A" w:rsidP="00C1588A">
      <w:pPr>
        <w:ind w:left="0" w:right="27" w:firstLine="0"/>
      </w:pPr>
      <w:r w:rsidRPr="00E4791A">
        <w:lastRenderedPageBreak/>
        <w:t xml:space="preserve">Il est convenu que les paiements seront suspendus tant que le montant des sommes dues sera inférieur à </w:t>
      </w:r>
      <w:r w:rsidRPr="00E4791A">
        <w:rPr>
          <w:b/>
        </w:rPr>
        <w:t>7</w:t>
      </w:r>
      <w:r w:rsidRPr="00E4791A">
        <w:t>0 €</w:t>
      </w:r>
      <w:r w:rsidRPr="00E4791A">
        <w:rPr>
          <w:b/>
        </w:rPr>
        <w:t xml:space="preserve"> </w:t>
      </w:r>
      <w:r w:rsidRPr="00E4791A">
        <w:t>HT.</w:t>
      </w:r>
    </w:p>
    <w:p w14:paraId="12C12B4A" w14:textId="29295B52" w:rsidR="00C1588A" w:rsidRPr="00E4791A" w:rsidRDefault="007C7ECE" w:rsidP="00C1588A">
      <w:pPr>
        <w:ind w:left="0" w:right="27" w:firstLine="0"/>
      </w:pPr>
      <w:r w:rsidRPr="00E4791A">
        <w:rPr>
          <w:b/>
          <w:bCs/>
          <w:color w:val="FF0000"/>
        </w:rPr>
        <w:t>BARRADA Sami</w:t>
      </w:r>
      <w:del w:id="39" w:author="Marilyne Tala" w:date="2025-10-20T14:35:00Z" w16du:dateUtc="2025-10-20T12:35:00Z">
        <w:r w:rsidRPr="00E4791A" w:rsidDel="00080944">
          <w:rPr>
            <w:b/>
            <w:bCs/>
            <w:color w:val="FF0000"/>
          </w:rPr>
          <w:delText xml:space="preserve"> dit </w:delText>
        </w:r>
      </w:del>
      <w:r w:rsidRPr="00E4791A">
        <w:rPr>
          <w:b/>
          <w:bCs/>
          <w:color w:val="FF0000"/>
        </w:rPr>
        <w:t>, JOUUUE PUBLISHING, LE PACTE PUBLISHING, LONGUE VIE PUBLISHING, TH RECORDS et WARNER CHAPPELL MUSIC FRANCE (WCMF)</w:t>
      </w:r>
      <w:r w:rsidR="005F5C74" w:rsidRPr="00E4791A">
        <w:rPr>
          <w:color w:val="FF0000"/>
        </w:rPr>
        <w:t xml:space="preserve"> </w:t>
      </w:r>
      <w:r w:rsidR="00C1588A" w:rsidRPr="00E4791A">
        <w:t>auront la</w:t>
      </w:r>
      <w:r w:rsidR="00C1588A" w:rsidRPr="00E4791A">
        <w:rPr>
          <w:b/>
        </w:rPr>
        <w:t xml:space="preserve"> </w:t>
      </w:r>
      <w:r w:rsidR="00C1588A" w:rsidRPr="00E4791A">
        <w:t>faculté de faire</w:t>
      </w:r>
      <w:r w:rsidR="00C1588A" w:rsidRPr="00E4791A">
        <w:rPr>
          <w:b/>
        </w:rPr>
        <w:t xml:space="preserve"> </w:t>
      </w:r>
      <w:r w:rsidR="00C1588A" w:rsidRPr="00E4791A">
        <w:t xml:space="preserve">vérifier les comptes établis par </w:t>
      </w:r>
      <w:r w:rsidRPr="00E4791A">
        <w:rPr>
          <w:b/>
          <w:color w:val="FF0000"/>
        </w:rPr>
        <w:t>BELLUM PUBLISHING</w:t>
      </w:r>
      <w:r w:rsidR="005F5C74" w:rsidRPr="00E4791A">
        <w:rPr>
          <w:b/>
          <w:color w:val="FF0000"/>
        </w:rPr>
        <w:t xml:space="preserve"> </w:t>
      </w:r>
      <w:r w:rsidR="00C1588A" w:rsidRPr="00E4791A">
        <w:t>par une personne tenue, de par sa profession, au</w:t>
      </w:r>
      <w:r w:rsidR="00C1588A" w:rsidRPr="00E4791A">
        <w:rPr>
          <w:b/>
        </w:rPr>
        <w:t xml:space="preserve"> </w:t>
      </w:r>
      <w:r w:rsidR="00C1588A" w:rsidRPr="00E4791A">
        <w:t xml:space="preserve">secret professionnel. Ce contrôle aura lieu au siège social de </w:t>
      </w:r>
      <w:r w:rsidRPr="00E4791A">
        <w:rPr>
          <w:b/>
          <w:color w:val="FF0000"/>
        </w:rPr>
        <w:t>BELLUM PUBLISHING</w:t>
      </w:r>
      <w:r w:rsidR="00C1588A" w:rsidRPr="00E4791A">
        <w:t>, à des jours et heures ouvrés, sous</w:t>
      </w:r>
      <w:r w:rsidR="00C1588A" w:rsidRPr="00E4791A">
        <w:rPr>
          <w:b/>
        </w:rPr>
        <w:t xml:space="preserve"> </w:t>
      </w:r>
      <w:r w:rsidR="00C1588A" w:rsidRPr="00E4791A">
        <w:t xml:space="preserve">réserve de prévenir </w:t>
      </w:r>
      <w:r w:rsidR="003B455A" w:rsidRPr="003B455A">
        <w:rPr>
          <w:b/>
          <w:color w:val="FF0000"/>
        </w:rPr>
        <w:t>BELLUM PUBLISHING</w:t>
      </w:r>
      <w:r w:rsidR="005F5C74" w:rsidRPr="00E4791A">
        <w:rPr>
          <w:b/>
          <w:color w:val="FF0000"/>
        </w:rPr>
        <w:t xml:space="preserve">  </w:t>
      </w:r>
      <w:r w:rsidR="00C1588A" w:rsidRPr="00E4791A">
        <w:t>par lettre recommandée avec avis de réception et d’observer un préavis minimum</w:t>
      </w:r>
      <w:r w:rsidR="00C1588A" w:rsidRPr="00E4791A">
        <w:rPr>
          <w:b/>
        </w:rPr>
        <w:t xml:space="preserve"> </w:t>
      </w:r>
      <w:r w:rsidR="00C1588A" w:rsidRPr="00E4791A">
        <w:t>de 30 (trente) jours.</w:t>
      </w:r>
    </w:p>
    <w:p w14:paraId="17A6805D" w14:textId="77777777" w:rsidR="00C1588A" w:rsidRPr="00E4791A" w:rsidRDefault="00C1588A" w:rsidP="00C1588A">
      <w:pPr>
        <w:ind w:left="0" w:right="27" w:firstLine="0"/>
      </w:pPr>
      <w:r w:rsidRPr="00E4791A">
        <w:t>Le contrôleur pourra se faire communiquer tous les documents comptables et tous justificatifs des comptes. Il</w:t>
      </w:r>
      <w:r w:rsidRPr="00E4791A">
        <w:rPr>
          <w:b/>
        </w:rPr>
        <w:t xml:space="preserve"> </w:t>
      </w:r>
      <w:r w:rsidRPr="00E4791A">
        <w:t xml:space="preserve">établira un rapport d’audit et le communiquera à </w:t>
      </w:r>
      <w:r w:rsidR="007C7ECE" w:rsidRPr="00E4791A">
        <w:rPr>
          <w:b/>
          <w:color w:val="FF0000"/>
        </w:rPr>
        <w:t>BELLUM PUBLISHING</w:t>
      </w:r>
      <w:r w:rsidR="005F5C74" w:rsidRPr="00E4791A">
        <w:rPr>
          <w:b/>
          <w:color w:val="FF0000"/>
        </w:rPr>
        <w:t xml:space="preserve"> </w:t>
      </w:r>
      <w:r w:rsidRPr="00E4791A">
        <w:t>dans le mois suivant la prise de connaissance des</w:t>
      </w:r>
      <w:r w:rsidRPr="00E4791A">
        <w:rPr>
          <w:b/>
        </w:rPr>
        <w:t xml:space="preserve"> </w:t>
      </w:r>
      <w:r w:rsidRPr="00E4791A">
        <w:t>documents comptables précités, afin que ce dernier puisse faire toutes observations utiles.</w:t>
      </w:r>
    </w:p>
    <w:p w14:paraId="69973863" w14:textId="01177449" w:rsidR="00C1588A" w:rsidRPr="00E4791A" w:rsidRDefault="00C1588A" w:rsidP="00C1588A">
      <w:pPr>
        <w:ind w:left="0" w:right="27" w:firstLine="0"/>
      </w:pPr>
      <w:r w:rsidRPr="00E4791A">
        <w:t>Dans l’hypothèse où à l’issue de cet audit contradictoire un écart serait constaté au détriment de, la somme</w:t>
      </w:r>
      <w:r w:rsidRPr="00E4791A">
        <w:rPr>
          <w:b/>
        </w:rPr>
        <w:t xml:space="preserve"> </w:t>
      </w:r>
      <w:r w:rsidRPr="00E4791A">
        <w:t>reconnue comme étant due à</w:t>
      </w:r>
      <w:r w:rsidRPr="00E4791A">
        <w:rPr>
          <w:b/>
          <w:bCs/>
          <w:color w:val="FF0000"/>
        </w:rPr>
        <w:t xml:space="preserve"> </w:t>
      </w:r>
      <w:r w:rsidR="003309BD" w:rsidRPr="00E4791A">
        <w:rPr>
          <w:b/>
          <w:bCs/>
          <w:color w:val="FF0000"/>
        </w:rPr>
        <w:t xml:space="preserve">BARRADA Sami </w:t>
      </w:r>
      <w:del w:id="40" w:author="Marilyne Tala" w:date="2025-10-20T14:36:00Z" w16du:dateUtc="2025-10-20T12:36:00Z">
        <w:r w:rsidR="003309BD" w:rsidRPr="00E4791A" w:rsidDel="00080944">
          <w:rPr>
            <w:b/>
            <w:bCs/>
            <w:color w:val="FF0000"/>
          </w:rPr>
          <w:delText xml:space="preserve">dit  </w:delText>
        </w:r>
      </w:del>
      <w:r w:rsidR="003309BD" w:rsidRPr="00E4791A">
        <w:rPr>
          <w:b/>
          <w:bCs/>
          <w:color w:val="FF0000"/>
        </w:rPr>
        <w:t>ou à JOUUUE PUBLISHING ou à LE PACTE PUBLISHING ou à LONGUE VIE PUBLISHING ou à TH RECORDS ou à WARNER CHAPPELL MUSIC FRANCE (WCMF)</w:t>
      </w:r>
      <w:r w:rsidR="009D5DAF" w:rsidRPr="00E4791A">
        <w:rPr>
          <w:b/>
          <w:bCs/>
          <w:color w:val="FF0000"/>
        </w:rPr>
        <w:t xml:space="preserve"> </w:t>
      </w:r>
      <w:r w:rsidRPr="00E4791A">
        <w:t>sera immédiatement portée au crédit de son compte.</w:t>
      </w:r>
    </w:p>
    <w:p w14:paraId="695B2E8A" w14:textId="77777777" w:rsidR="00C1588A" w:rsidRPr="00E4791A" w:rsidRDefault="00C1588A" w:rsidP="00C1588A">
      <w:pPr>
        <w:ind w:left="0" w:right="27" w:firstLine="0"/>
        <w:rPr>
          <w:b/>
        </w:rPr>
      </w:pPr>
      <w:r w:rsidRPr="00E4791A">
        <w:t>Les comptes, objet d’un contrôle, ne pourront plus ni être contrôlés, ni être contestés.</w:t>
      </w:r>
    </w:p>
    <w:p w14:paraId="6A1558A5" w14:textId="77777777" w:rsidR="00CD1800" w:rsidRPr="00E4791A" w:rsidRDefault="00C1588A" w:rsidP="00C1588A">
      <w:pPr>
        <w:pStyle w:val="Titre3"/>
        <w:ind w:left="0" w:firstLine="0"/>
      </w:pPr>
      <w:r w:rsidRPr="00E4791A">
        <w:rPr>
          <w:b w:val="0"/>
          <w:u w:val="none"/>
        </w:rPr>
        <w:t xml:space="preserve"> </w:t>
      </w:r>
      <w:r w:rsidRPr="00E4791A">
        <w:t>ARTICLE 1</w:t>
      </w:r>
      <w:r w:rsidR="00281241">
        <w:t>1</w:t>
      </w:r>
      <w:r w:rsidRPr="00E4791A">
        <w:t xml:space="preserve"> – TRANSMISSION DE LA PART ÉDITORIALE</w:t>
      </w:r>
    </w:p>
    <w:p w14:paraId="4FF69D17" w14:textId="411DD63F" w:rsidR="00CD1800" w:rsidRPr="00E4791A" w:rsidRDefault="00000000" w:rsidP="00FF5AD7">
      <w:pPr>
        <w:spacing w:after="224"/>
        <w:ind w:left="0" w:right="124" w:firstLine="0"/>
      </w:pPr>
      <w:r w:rsidRPr="00E4791A">
        <w:t xml:space="preserve">En aucun cas </w:t>
      </w:r>
      <w:r w:rsidR="00FC6C3A" w:rsidRPr="00FC6C3A">
        <w:rPr>
          <w:b/>
          <w:bCs/>
          <w:color w:val="FF0000"/>
        </w:rPr>
        <w:t xml:space="preserve">BARRADA Sami </w:t>
      </w:r>
      <w:del w:id="41" w:author="Marilyne Tala" w:date="2025-10-20T14:36:00Z" w16du:dateUtc="2025-10-20T12:36:00Z">
        <w:r w:rsidR="00FC6C3A" w:rsidRPr="00FC6C3A" w:rsidDel="00080944">
          <w:rPr>
            <w:b/>
            <w:bCs/>
            <w:color w:val="FF0000"/>
          </w:rPr>
          <w:delText xml:space="preserve">dit  </w:delText>
        </w:r>
      </w:del>
      <w:r w:rsidR="00FC6C3A" w:rsidRPr="00FC6C3A">
        <w:rPr>
          <w:b/>
          <w:bCs/>
          <w:color w:val="FF0000"/>
        </w:rPr>
        <w:t>ou BELLUM PUBLISHING ou JOUUUE PUBLISHING ou LE PACTE PUBLISHING ou LONGUE VIE PUBLISHING ou TH RECORDS ou WARNER CHAPPELL MUSIC FRANCE (WCMF)</w:t>
      </w:r>
      <w:r w:rsidRPr="00E4791A">
        <w:rPr>
          <w:b/>
          <w:bCs/>
          <w:color w:val="FF0000"/>
        </w:rPr>
        <w:t>,</w:t>
      </w:r>
      <w:r w:rsidRPr="00E4791A">
        <w:rPr>
          <w:color w:val="FF0000"/>
        </w:rPr>
        <w:t xml:space="preserve"> </w:t>
      </w:r>
      <w:r w:rsidRPr="00E4791A">
        <w:t>ne pourront céder la part de l’</w:t>
      </w:r>
      <w:r w:rsidRPr="00E4791A">
        <w:rPr>
          <w:b/>
        </w:rPr>
        <w:t xml:space="preserve">ŒUVRE </w:t>
      </w:r>
      <w:r w:rsidRPr="00E4791A">
        <w:t>qui leur revient à une tierce personne sans en aviser préalablement l’autre partie, lui donnant obligatoirement priorité pour le rachat, à conditions égales, conformément aux dispositions de l’article 1873-12 du Code civil, sauf en cas de cession globale de fonds de commerce.</w:t>
      </w:r>
    </w:p>
    <w:p w14:paraId="42F54B74" w14:textId="77777777" w:rsidR="00CD1800" w:rsidRPr="00E4791A" w:rsidRDefault="00000000" w:rsidP="00FF5AD7">
      <w:pPr>
        <w:pStyle w:val="Titre3"/>
        <w:ind w:left="0" w:firstLine="0"/>
      </w:pPr>
      <w:r w:rsidRPr="00E4791A">
        <w:t>ARTICLE 1</w:t>
      </w:r>
      <w:r w:rsidR="00281241">
        <w:t>2</w:t>
      </w:r>
      <w:r w:rsidRPr="00E4791A">
        <w:t xml:space="preserve"> – MODIFICATION DE LA PERSONNALITÉ MORALE</w:t>
      </w:r>
    </w:p>
    <w:p w14:paraId="575C81A6" w14:textId="7E56E21E" w:rsidR="00CD1800" w:rsidRPr="00E4791A" w:rsidRDefault="00000000" w:rsidP="00FF5AD7">
      <w:pPr>
        <w:spacing w:after="249"/>
        <w:ind w:left="0" w:right="121" w:firstLine="0"/>
      </w:pPr>
      <w:r w:rsidRPr="00E4791A">
        <w:t xml:space="preserve">Le présent contrat continuera à produire ses effets nonobstant d’éventuelles modifications susceptibles d’intervenir au cours de son exécution dans la forme juridique et/ou la personnalité morale </w:t>
      </w:r>
      <w:r w:rsidRPr="00E4791A">
        <w:rPr>
          <w:color w:val="FF0000"/>
        </w:rPr>
        <w:t>de</w:t>
      </w:r>
      <w:r w:rsidR="005A594F" w:rsidRPr="00E4791A">
        <w:rPr>
          <w:b/>
          <w:color w:val="FF0000"/>
        </w:rPr>
        <w:t xml:space="preserve"> </w:t>
      </w:r>
      <w:r w:rsidR="00FC6C3A" w:rsidRPr="00FC6C3A">
        <w:rPr>
          <w:b/>
          <w:color w:val="FF0000"/>
        </w:rPr>
        <w:t xml:space="preserve">BARRADA Sami </w:t>
      </w:r>
      <w:del w:id="42" w:author="Marilyne Tala" w:date="2025-10-20T14:37:00Z" w16du:dateUtc="2025-10-20T12:37:00Z">
        <w:r w:rsidR="00FC6C3A" w:rsidRPr="00FC6C3A" w:rsidDel="00080944">
          <w:rPr>
            <w:b/>
            <w:color w:val="FF0000"/>
          </w:rPr>
          <w:delText xml:space="preserve">dit  </w:delText>
        </w:r>
      </w:del>
      <w:r w:rsidR="00FC6C3A" w:rsidRPr="00FC6C3A">
        <w:rPr>
          <w:b/>
          <w:color w:val="FF0000"/>
        </w:rPr>
        <w:t>ou BELLUM PUBLISHING ou JOUUUE PUBLISHING ou LE PACTE PUBLISHING ou LONGUE VIE PUBLISHING ou TH RECORDS ou WARNER CHAPPELL MUSIC FRANCE (WCMF)</w:t>
      </w:r>
      <w:r w:rsidR="005A594F" w:rsidRPr="00E4791A">
        <w:rPr>
          <w:b/>
          <w:color w:val="FF0000"/>
        </w:rPr>
        <w:t xml:space="preserve"> </w:t>
      </w:r>
      <w:r w:rsidRPr="00E4791A">
        <w:rPr>
          <w:b/>
          <w:color w:val="FF0000"/>
        </w:rPr>
        <w:t xml:space="preserve">. </w:t>
      </w:r>
      <w:r w:rsidRPr="00E4791A">
        <w:rPr>
          <w:color w:val="auto"/>
        </w:rPr>
        <w:t>Ainsi, et notamment en cas d’absorption ou de fusion, la personne morale qui pourra se trouver aux droits de</w:t>
      </w:r>
      <w:r w:rsidRPr="00E4791A">
        <w:rPr>
          <w:color w:val="FF0000"/>
        </w:rPr>
        <w:t xml:space="preserve"> </w:t>
      </w:r>
      <w:r w:rsidR="00FC6C3A" w:rsidRPr="00FC6C3A">
        <w:rPr>
          <w:b/>
          <w:color w:val="FF0000"/>
        </w:rPr>
        <w:t xml:space="preserve">BARRADA Sami </w:t>
      </w:r>
      <w:del w:id="43" w:author="Marilyne Tala" w:date="2025-10-20T14:37:00Z" w16du:dateUtc="2025-10-20T12:37:00Z">
        <w:r w:rsidR="00FC6C3A" w:rsidRPr="00FC6C3A" w:rsidDel="00080944">
          <w:rPr>
            <w:b/>
            <w:color w:val="FF0000"/>
          </w:rPr>
          <w:delText xml:space="preserve">dit  </w:delText>
        </w:r>
      </w:del>
      <w:r w:rsidR="00FC6C3A" w:rsidRPr="00FC6C3A">
        <w:rPr>
          <w:b/>
          <w:color w:val="FF0000"/>
        </w:rPr>
        <w:t>ou de BELLUM PUBLISHING ou de JOUUUE PUBLISHING ou de LE PACTE PUBLISHING ou de LONGUE VIE PUBLISHING ou de TH RECORDS ou de WARNER CHAPPELL MUSIC FRANCE (WCMF)</w:t>
      </w:r>
      <w:r w:rsidR="005A594F" w:rsidRPr="00E4791A">
        <w:rPr>
          <w:b/>
          <w:color w:val="FF0000"/>
        </w:rPr>
        <w:t xml:space="preserve"> </w:t>
      </w:r>
      <w:r w:rsidRPr="00E4791A">
        <w:t>sera substituée aux bénéfices et charges résultant des présentes et sera, en conséquence, garante de son exécution pour la période restant à courir.</w:t>
      </w:r>
    </w:p>
    <w:p w14:paraId="12E69559" w14:textId="77777777" w:rsidR="00CD1800" w:rsidRPr="00E4791A" w:rsidRDefault="00000000" w:rsidP="00FF5AD7">
      <w:pPr>
        <w:pStyle w:val="Titre3"/>
        <w:ind w:left="0" w:firstLine="0"/>
      </w:pPr>
      <w:r w:rsidRPr="00E4791A">
        <w:t xml:space="preserve">ARTICLE </w:t>
      </w:r>
      <w:r w:rsidR="00281241">
        <w:t xml:space="preserve">13 </w:t>
      </w:r>
      <w:r w:rsidRPr="00E4791A">
        <w:t>– TRAITEMENT DES DONNEES PERSONNELLES</w:t>
      </w:r>
    </w:p>
    <w:p w14:paraId="32FC3B38" w14:textId="77777777" w:rsidR="00EF07AE" w:rsidRPr="00E4791A" w:rsidRDefault="00000000" w:rsidP="00FF5AD7">
      <w:pPr>
        <w:spacing w:after="348" w:line="240" w:lineRule="auto"/>
        <w:ind w:left="0" w:right="27" w:firstLine="0"/>
      </w:pPr>
      <w:r w:rsidRPr="00E4791A">
        <w:t xml:space="preserve">A l’occasion de l’exécution du présent contrat, </w:t>
      </w:r>
      <w:r w:rsidR="00EF07AE" w:rsidRPr="00E4791A">
        <w:rPr>
          <w:b/>
        </w:rPr>
        <w:t xml:space="preserve">LES PARTIES </w:t>
      </w:r>
      <w:r w:rsidRPr="00E4791A">
        <w:t>pourront être amenées à effectuer les opérations de traitement suivantes :</w:t>
      </w:r>
    </w:p>
    <w:p w14:paraId="11789C8D" w14:textId="77777777" w:rsidR="00CD1800" w:rsidRPr="00E4791A" w:rsidRDefault="00000000" w:rsidP="00FF5AD7">
      <w:pPr>
        <w:spacing w:after="348"/>
        <w:ind w:left="0" w:right="27" w:firstLine="0"/>
      </w:pPr>
      <w:r w:rsidRPr="00E4791A">
        <w:rPr>
          <w:sz w:val="24"/>
          <w:szCs w:val="24"/>
        </w:rPr>
        <w:t xml:space="preserve">○ </w:t>
      </w:r>
      <w:r w:rsidRPr="00E4791A">
        <w:t>Traitement des données à caractère personnel de(s)l’/les auteur(s) et/ou compositeur(s) ainsi que de ses(leurs) ayants droit ; et</w:t>
      </w:r>
    </w:p>
    <w:p w14:paraId="5B1A9274" w14:textId="77777777" w:rsidR="00CD1800" w:rsidRPr="00E4791A" w:rsidRDefault="00000000" w:rsidP="00FF5AD7">
      <w:pPr>
        <w:spacing w:after="242"/>
        <w:ind w:left="0" w:right="27" w:firstLine="0"/>
      </w:pPr>
      <w:r w:rsidRPr="00E4791A">
        <w:rPr>
          <w:sz w:val="24"/>
          <w:szCs w:val="24"/>
        </w:rPr>
        <w:t xml:space="preserve">○ </w:t>
      </w:r>
      <w:r w:rsidRPr="00E4791A">
        <w:t>Traitement des données à caractère personnel des employés, agents et représentants de l’autre Partie, dans le cadre de la gestion du présent contrat.</w:t>
      </w:r>
    </w:p>
    <w:p w14:paraId="2571660D" w14:textId="77777777" w:rsidR="00CD1800" w:rsidRPr="00E4791A" w:rsidRDefault="00000000" w:rsidP="00FF5AD7">
      <w:pPr>
        <w:spacing w:after="246"/>
        <w:ind w:left="0" w:right="125" w:firstLine="0"/>
      </w:pPr>
      <w:r w:rsidRPr="00E4791A">
        <w:t>Chaque Partie effectuera ces opérations de traitement en tant que responsable de traitement indépendant, agissant pour son propre compte, pour des finalités et selon des moyens qui lui sont propres. Ainsi, chaque Partie demeurera seule responsable des traitements qu’elle met en œuvre et du respect des obligations légales qui lui incombent à ce titre. En particulier, aucune clause du présent contrat ne pourra être interprétée comme créant une responsabilité conjointe des Parties au sens de toute réglementation applicable, notamment du Règlement (UE) 2016/679.</w:t>
      </w:r>
    </w:p>
    <w:p w14:paraId="0A64C882" w14:textId="77777777" w:rsidR="00CD1800" w:rsidRPr="00E4791A" w:rsidRDefault="00000000" w:rsidP="00FF5AD7">
      <w:pPr>
        <w:spacing w:after="249"/>
        <w:ind w:left="0" w:right="121" w:firstLine="0"/>
      </w:pPr>
      <w:r w:rsidRPr="00E4791A">
        <w:t>Dans ce contexte, chaque Partie déclare être en conformité avec la réglementation relative à la protection des données à caractère personnel et notamment le Règlement (UE) 2016/679 ou toute autre réglementation applicable concernant les données et informations traitées pour l’exécution du présent contrat.</w:t>
      </w:r>
    </w:p>
    <w:p w14:paraId="576CD727" w14:textId="77777777" w:rsidR="00CD1800" w:rsidRPr="00E4791A" w:rsidRDefault="00000000" w:rsidP="00FF5AD7">
      <w:pPr>
        <w:pStyle w:val="Titre3"/>
        <w:ind w:left="0" w:firstLine="0"/>
      </w:pPr>
      <w:r w:rsidRPr="00E4791A">
        <w:lastRenderedPageBreak/>
        <w:t>ARTICLE 1</w:t>
      </w:r>
      <w:r w:rsidR="00281241">
        <w:t>4</w:t>
      </w:r>
      <w:r w:rsidRPr="00E4791A">
        <w:t xml:space="preserve"> – LOI APPLICABLE – JURIDICTION</w:t>
      </w:r>
    </w:p>
    <w:p w14:paraId="0586C84A" w14:textId="77777777" w:rsidR="00CD1800" w:rsidRPr="00E4791A" w:rsidRDefault="00000000" w:rsidP="00FF5AD7">
      <w:pPr>
        <w:spacing w:after="251"/>
        <w:ind w:left="0" w:right="120" w:firstLine="0"/>
      </w:pPr>
      <w:r w:rsidRPr="00E4791A">
        <w:t xml:space="preserve">Le présent contrat est soumis à la loi française, sans recours aux règles internationales de conflit de lois. Les contestations ou réclamations pouvant survenir à l’occasion de l’exécution, de l’application ou de l’interprétation de la présente convention seront soumises aux tribunaux compétents de Paris. </w:t>
      </w:r>
    </w:p>
    <w:p w14:paraId="1EBE7F8C" w14:textId="77777777" w:rsidR="00CD1800" w:rsidRPr="00E4791A" w:rsidRDefault="00000000" w:rsidP="00FF5AD7">
      <w:pPr>
        <w:pStyle w:val="Titre3"/>
        <w:ind w:left="0" w:firstLine="0"/>
      </w:pPr>
      <w:r w:rsidRPr="00E4791A">
        <w:t>ARTICLE 1</w:t>
      </w:r>
      <w:r w:rsidR="00281241">
        <w:t>5</w:t>
      </w:r>
      <w:r w:rsidRPr="00E4791A">
        <w:t xml:space="preserve"> – ELECTION DE DOMICILE</w:t>
      </w:r>
    </w:p>
    <w:p w14:paraId="0D2FEE56" w14:textId="4031F517" w:rsidR="00CD1800" w:rsidRPr="00E4791A" w:rsidRDefault="00FC6C3A" w:rsidP="00FF5AD7">
      <w:pPr>
        <w:spacing w:after="252"/>
        <w:ind w:left="0" w:right="27" w:firstLine="0"/>
      </w:pPr>
      <w:r w:rsidRPr="00FC6C3A">
        <w:rPr>
          <w:b/>
          <w:bCs/>
          <w:color w:val="FF0000"/>
        </w:rPr>
        <w:t>BARRADA Sami</w:t>
      </w:r>
      <w:del w:id="44" w:author="Marilyne Tala" w:date="2025-10-20T14:37:00Z" w16du:dateUtc="2025-10-20T12:37:00Z">
        <w:r w:rsidRPr="00FC6C3A" w:rsidDel="00080944">
          <w:rPr>
            <w:b/>
            <w:bCs/>
            <w:color w:val="FF0000"/>
          </w:rPr>
          <w:delText xml:space="preserve"> dit </w:delText>
        </w:r>
      </w:del>
      <w:r w:rsidRPr="00FC6C3A">
        <w:rPr>
          <w:b/>
          <w:bCs/>
          <w:color w:val="FF0000"/>
        </w:rPr>
        <w:t>, BELLUM PUBLISHING, JOUUUE PUBLISHING, LE PACTE PUBLISHING, LONGUE VIE PUBLISHING, TH RECORDS et WARNER CHAPPELL MUSIC FRANCE (WCMF)</w:t>
      </w:r>
      <w:r w:rsidR="003E3E8C" w:rsidRPr="00E4791A">
        <w:rPr>
          <w:color w:val="FF0000"/>
        </w:rPr>
        <w:t xml:space="preserve"> </w:t>
      </w:r>
      <w:r w:rsidR="00D018A1" w:rsidRPr="00E4791A">
        <w:t>élisent domicile à l’adresse figurant en tête des présentes et s’engagent à se signaler mutuellement toute modification de leurs coordonnées dans le mois suivant ladite modification.</w:t>
      </w:r>
    </w:p>
    <w:p w14:paraId="02D70FDE" w14:textId="77777777" w:rsidR="00CD1800" w:rsidRPr="00E4791A" w:rsidRDefault="00000000" w:rsidP="00FF5AD7">
      <w:pPr>
        <w:pStyle w:val="Titre3"/>
        <w:ind w:left="0" w:firstLine="0"/>
      </w:pPr>
      <w:r w:rsidRPr="00E4791A">
        <w:t>ARTICLE 1</w:t>
      </w:r>
      <w:r w:rsidR="00281241">
        <w:t>6</w:t>
      </w:r>
      <w:r w:rsidRPr="00E4791A">
        <w:t xml:space="preserve"> – SIGNATURE ELECTRONIQUE</w:t>
      </w:r>
    </w:p>
    <w:p w14:paraId="0F887B16" w14:textId="77777777" w:rsidR="00CD1800" w:rsidRPr="00E4791A" w:rsidRDefault="00000000" w:rsidP="00FF5AD7">
      <w:pPr>
        <w:spacing w:after="245"/>
        <w:ind w:left="0" w:right="120" w:firstLine="0"/>
      </w:pPr>
      <w:r w:rsidRPr="00E4791A">
        <w:rPr>
          <w:b/>
        </w:rPr>
        <w:t xml:space="preserve">LES PARTIES </w:t>
      </w:r>
      <w:r w:rsidRPr="00E4791A">
        <w:t xml:space="preserve">reconnaissent et acceptent que le présent contrat puisse être signé électroniquement via un prestataire de services de confiance et admettent la force probante des documents ainsi signés de manière dématérialisée, au même titre qu’un écrit signé sur support papier. A cet égard, il est spécifié que </w:t>
      </w:r>
      <w:r w:rsidRPr="00E4791A">
        <w:rPr>
          <w:b/>
        </w:rPr>
        <w:t xml:space="preserve">LES PARTIES </w:t>
      </w:r>
      <w:r w:rsidRPr="00E4791A">
        <w:t xml:space="preserve">ne peuvent accéder au service de contractualisation en ligne qu’à partir d’un lien qui leur est transmis par courrier électronique et ils sont authentifiés sur la base de leur adresse de courrier électronique (« e-mail ») telle que mentionnée en entête des présentes. </w:t>
      </w:r>
      <w:r w:rsidRPr="00E4791A">
        <w:rPr>
          <w:b/>
        </w:rPr>
        <w:t xml:space="preserve">LES PARTIES </w:t>
      </w:r>
      <w:r w:rsidRPr="00E4791A">
        <w:t>reconnaissent et acceptent que les moyens informatiques et de communication précités constituent la preuve de leur authentification. Il est en outre précisé que la réalisation de la signature électronique elle-même donne lieu à l’établissement d’un fichier de preuve scellé par un prestataire de service de confiance, et qui fait l’objet d’un archivage électronique conforme à la réglementation en vigueur.</w:t>
      </w:r>
    </w:p>
    <w:p w14:paraId="01E6C0C2" w14:textId="2E04D96F" w:rsidR="00CD1800" w:rsidRDefault="00FF5AD7" w:rsidP="005A594F">
      <w:pPr>
        <w:spacing w:after="292" w:line="252" w:lineRule="auto"/>
        <w:ind w:left="0" w:right="120" w:firstLine="0"/>
        <w:rPr>
          <w:rFonts w:eastAsia="Cambria"/>
          <w:color w:val="FF0000"/>
        </w:rPr>
      </w:pPr>
      <w:bookmarkStart w:id="45" w:name="_Hlk157196358"/>
      <w:r w:rsidRPr="00E4791A">
        <w:rPr>
          <w:rFonts w:eastAsia="Cambria"/>
          <w:color w:val="FF0000"/>
        </w:rPr>
        <w:t xml:space="preserve">Fait à </w:t>
      </w:r>
      <w:r w:rsidR="00453CFB" w:rsidRPr="00453CFB">
        <w:rPr>
          <w:rFonts w:eastAsia="Cambria"/>
          <w:color w:val="FF0000"/>
        </w:rPr>
        <w:t>Paris</w:t>
      </w:r>
      <w:r w:rsidRPr="00E4791A">
        <w:rPr>
          <w:rFonts w:eastAsia="Cambria"/>
          <w:color w:val="FF0000"/>
        </w:rPr>
        <w:t xml:space="preserve"> le </w:t>
      </w:r>
      <w:del w:id="46" w:author="Marilyne Tala" w:date="2025-10-20T14:37:00Z" w16du:dateUtc="2025-10-20T12:37:00Z">
        <w:r w:rsidR="00453CFB" w:rsidRPr="00453CFB" w:rsidDel="00080944">
          <w:rPr>
            <w:rFonts w:eastAsia="Cambria"/>
            <w:color w:val="FF0000"/>
          </w:rPr>
          <w:delText>13/03/</w:delText>
        </w:r>
      </w:del>
      <w:ins w:id="47" w:author="Marilyne Tala" w:date="2025-10-20T14:37:00Z" w16du:dateUtc="2025-10-20T12:37:00Z">
        <w:r w:rsidR="00080944">
          <w:rPr>
            <w:rFonts w:eastAsia="Cambria"/>
            <w:color w:val="FF0000"/>
          </w:rPr>
          <w:t>09/10/</w:t>
        </w:r>
      </w:ins>
      <w:r w:rsidR="00453CFB" w:rsidRPr="00453CFB">
        <w:rPr>
          <w:rFonts w:eastAsia="Cambria"/>
          <w:color w:val="FF0000"/>
        </w:rPr>
        <w:t>2025</w:t>
      </w:r>
      <w:r w:rsidRPr="00E4791A">
        <w:rPr>
          <w:rFonts w:eastAsia="Cambria"/>
          <w:color w:val="FF0000"/>
        </w:rPr>
        <w:t xml:space="preserve"> avec effet au même jour, en un original numérique imprimable et non modifiable dans le cas de signature électronique dont chaque, partie dispose.</w:t>
      </w:r>
      <w:bookmarkEnd w:id="45"/>
    </w:p>
    <w:tbl>
      <w:tblPr>
        <w:tblW w:w="0" w:type="auto"/>
        <w:jc w:val="center"/>
        <w:tblLook w:val="04A0" w:firstRow="1" w:lastRow="0" w:firstColumn="1" w:lastColumn="0" w:noHBand="0" w:noVBand="1"/>
      </w:tblPr>
      <w:tblGrid>
        <w:gridCol w:w="2160"/>
        <w:gridCol w:w="2160"/>
        <w:gridCol w:w="2160"/>
        <w:gridCol w:w="2160"/>
      </w:tblGrid>
      <w:tr w:rsidR="007077C3" w:rsidRPr="00BD2455" w14:paraId="3A9CC0CC" w14:textId="77777777">
        <w:trPr>
          <w:jc w:val="center"/>
        </w:trPr>
        <w:tc>
          <w:tcPr>
            <w:tcW w:w="2160" w:type="dxa"/>
            <w:tcBorders>
              <w:top w:val="nil"/>
              <w:left w:val="nil"/>
              <w:bottom w:val="nil"/>
              <w:right w:val="nil"/>
            </w:tcBorders>
            <w:vAlign w:val="center"/>
          </w:tcPr>
          <w:p w14:paraId="0C7D7AB7" w14:textId="77777777" w:rsidR="007077C3" w:rsidRDefault="00000000">
            <w:pPr>
              <w:jc w:val="center"/>
            </w:pPr>
            <w:r>
              <w:t>TH RECORDS</w:t>
            </w:r>
            <w:r>
              <w:br/>
              <w:t>Editeur</w:t>
            </w:r>
            <w:r>
              <w:br/>
            </w:r>
            <w:r>
              <w:br/>
            </w:r>
            <w:r>
              <w:br/>
            </w:r>
            <w:r>
              <w:br/>
            </w:r>
          </w:p>
        </w:tc>
        <w:tc>
          <w:tcPr>
            <w:tcW w:w="2160" w:type="dxa"/>
            <w:tcBorders>
              <w:top w:val="nil"/>
              <w:left w:val="nil"/>
              <w:bottom w:val="nil"/>
              <w:right w:val="nil"/>
            </w:tcBorders>
            <w:vAlign w:val="center"/>
          </w:tcPr>
          <w:p w14:paraId="44D986B7" w14:textId="77777777" w:rsidR="007077C3" w:rsidRDefault="00000000">
            <w:pPr>
              <w:jc w:val="center"/>
            </w:pPr>
            <w:r>
              <w:t>BELLUM PUBLISHING</w:t>
            </w:r>
            <w:r>
              <w:br/>
              <w:t>Editeur</w:t>
            </w:r>
            <w:r>
              <w:br/>
            </w:r>
            <w:r>
              <w:br/>
            </w:r>
            <w:r>
              <w:br/>
            </w:r>
            <w:r>
              <w:br/>
            </w:r>
          </w:p>
        </w:tc>
        <w:tc>
          <w:tcPr>
            <w:tcW w:w="2160" w:type="dxa"/>
            <w:tcBorders>
              <w:top w:val="nil"/>
              <w:left w:val="nil"/>
              <w:bottom w:val="nil"/>
              <w:right w:val="nil"/>
            </w:tcBorders>
            <w:vAlign w:val="center"/>
          </w:tcPr>
          <w:p w14:paraId="6811E8D8" w14:textId="77777777" w:rsidR="007077C3" w:rsidRDefault="00000000">
            <w:pPr>
              <w:jc w:val="center"/>
            </w:pPr>
            <w:r>
              <w:t>JOUUUE PUBLISHING</w:t>
            </w:r>
            <w:r>
              <w:br/>
              <w:t>Editeur</w:t>
            </w:r>
            <w:r>
              <w:br/>
            </w:r>
            <w:r>
              <w:br/>
            </w:r>
            <w:r>
              <w:br/>
            </w:r>
            <w:r>
              <w:br/>
            </w:r>
          </w:p>
        </w:tc>
        <w:tc>
          <w:tcPr>
            <w:tcW w:w="2160" w:type="dxa"/>
            <w:tcBorders>
              <w:top w:val="nil"/>
              <w:left w:val="nil"/>
              <w:bottom w:val="nil"/>
              <w:right w:val="nil"/>
            </w:tcBorders>
            <w:vAlign w:val="center"/>
          </w:tcPr>
          <w:p w14:paraId="121E973D" w14:textId="77777777" w:rsidR="007077C3" w:rsidRPr="00BD2455" w:rsidRDefault="00000000">
            <w:pPr>
              <w:jc w:val="center"/>
              <w:rPr>
                <w:lang w:val="en-GB"/>
                <w:rPrChange w:id="48" w:author="Marilyne Tala" w:date="2025-10-20T13:00:00Z" w16du:dateUtc="2025-10-20T11:00:00Z">
                  <w:rPr/>
                </w:rPrChange>
              </w:rPr>
            </w:pPr>
            <w:r w:rsidRPr="00BD2455">
              <w:rPr>
                <w:lang w:val="en-GB"/>
                <w:rPrChange w:id="49" w:author="Marilyne Tala" w:date="2025-10-20T13:00:00Z" w16du:dateUtc="2025-10-20T11:00:00Z">
                  <w:rPr/>
                </w:rPrChange>
              </w:rPr>
              <w:t>WARNER CHAPPELL MUSIC FRANCE (WCMF)</w:t>
            </w:r>
            <w:r w:rsidRPr="00BD2455">
              <w:rPr>
                <w:lang w:val="en-GB"/>
                <w:rPrChange w:id="50" w:author="Marilyne Tala" w:date="2025-10-20T13:00:00Z" w16du:dateUtc="2025-10-20T11:00:00Z">
                  <w:rPr/>
                </w:rPrChange>
              </w:rPr>
              <w:br/>
              <w:t>Editeur</w:t>
            </w:r>
            <w:r w:rsidRPr="00BD2455">
              <w:rPr>
                <w:lang w:val="en-GB"/>
                <w:rPrChange w:id="51" w:author="Marilyne Tala" w:date="2025-10-20T13:00:00Z" w16du:dateUtc="2025-10-20T11:00:00Z">
                  <w:rPr/>
                </w:rPrChange>
              </w:rPr>
              <w:br/>
            </w:r>
            <w:r w:rsidRPr="00BD2455">
              <w:rPr>
                <w:lang w:val="en-GB"/>
                <w:rPrChange w:id="52" w:author="Marilyne Tala" w:date="2025-10-20T13:00:00Z" w16du:dateUtc="2025-10-20T11:00:00Z">
                  <w:rPr/>
                </w:rPrChange>
              </w:rPr>
              <w:br/>
            </w:r>
            <w:r w:rsidRPr="00BD2455">
              <w:rPr>
                <w:lang w:val="en-GB"/>
                <w:rPrChange w:id="53" w:author="Marilyne Tala" w:date="2025-10-20T13:00:00Z" w16du:dateUtc="2025-10-20T11:00:00Z">
                  <w:rPr/>
                </w:rPrChange>
              </w:rPr>
              <w:br/>
            </w:r>
            <w:r w:rsidRPr="00BD2455">
              <w:rPr>
                <w:lang w:val="en-GB"/>
                <w:rPrChange w:id="54" w:author="Marilyne Tala" w:date="2025-10-20T13:00:00Z" w16du:dateUtc="2025-10-20T11:00:00Z">
                  <w:rPr/>
                </w:rPrChange>
              </w:rPr>
              <w:br/>
            </w:r>
          </w:p>
        </w:tc>
      </w:tr>
      <w:tr w:rsidR="007077C3" w14:paraId="74E94F18" w14:textId="77777777">
        <w:trPr>
          <w:jc w:val="center"/>
        </w:trPr>
        <w:tc>
          <w:tcPr>
            <w:tcW w:w="2160" w:type="dxa"/>
            <w:tcBorders>
              <w:top w:val="nil"/>
              <w:left w:val="nil"/>
              <w:bottom w:val="nil"/>
              <w:right w:val="nil"/>
            </w:tcBorders>
            <w:vAlign w:val="center"/>
          </w:tcPr>
          <w:p w14:paraId="2A9D3072" w14:textId="77777777" w:rsidR="007077C3" w:rsidRDefault="00000000">
            <w:pPr>
              <w:jc w:val="center"/>
            </w:pPr>
            <w:r>
              <w:t>LE PACTE PUBLISHING</w:t>
            </w:r>
            <w:r>
              <w:br/>
              <w:t>Editeur</w:t>
            </w:r>
            <w:r>
              <w:br/>
            </w:r>
            <w:r>
              <w:br/>
            </w:r>
            <w:r>
              <w:br/>
            </w:r>
            <w:r>
              <w:br/>
            </w:r>
          </w:p>
        </w:tc>
        <w:tc>
          <w:tcPr>
            <w:tcW w:w="2160" w:type="dxa"/>
            <w:tcBorders>
              <w:top w:val="nil"/>
              <w:left w:val="nil"/>
              <w:bottom w:val="nil"/>
              <w:right w:val="nil"/>
            </w:tcBorders>
            <w:vAlign w:val="center"/>
          </w:tcPr>
          <w:p w14:paraId="6B585330" w14:textId="77777777" w:rsidR="007077C3" w:rsidRDefault="00000000">
            <w:pPr>
              <w:jc w:val="center"/>
            </w:pPr>
            <w:r>
              <w:t>LONGUE VIE PUBLISHING</w:t>
            </w:r>
            <w:r>
              <w:br/>
              <w:t>Editeur</w:t>
            </w:r>
            <w:r>
              <w:br/>
            </w:r>
            <w:r>
              <w:br/>
            </w:r>
            <w:r>
              <w:br/>
            </w:r>
            <w:r>
              <w:br/>
            </w:r>
          </w:p>
        </w:tc>
        <w:tc>
          <w:tcPr>
            <w:tcW w:w="2160" w:type="dxa"/>
            <w:tcBorders>
              <w:top w:val="nil"/>
              <w:left w:val="nil"/>
              <w:bottom w:val="nil"/>
              <w:right w:val="nil"/>
            </w:tcBorders>
          </w:tcPr>
          <w:p w14:paraId="367C471C" w14:textId="77777777" w:rsidR="007077C3" w:rsidRDefault="007077C3">
            <w:pPr>
              <w:jc w:val="center"/>
            </w:pPr>
          </w:p>
        </w:tc>
        <w:tc>
          <w:tcPr>
            <w:tcW w:w="2160" w:type="dxa"/>
            <w:tcBorders>
              <w:top w:val="nil"/>
              <w:left w:val="nil"/>
              <w:bottom w:val="nil"/>
              <w:right w:val="nil"/>
            </w:tcBorders>
          </w:tcPr>
          <w:p w14:paraId="58C0BB96" w14:textId="77777777" w:rsidR="007077C3" w:rsidRDefault="007077C3">
            <w:pPr>
              <w:jc w:val="center"/>
            </w:pPr>
          </w:p>
        </w:tc>
      </w:tr>
    </w:tbl>
    <w:p w14:paraId="358C313F" w14:textId="77777777" w:rsidR="00A736AF" w:rsidRPr="00E4791A" w:rsidRDefault="00A736AF" w:rsidP="005A594F">
      <w:pPr>
        <w:spacing w:after="292" w:line="252" w:lineRule="auto"/>
        <w:ind w:left="0" w:right="120" w:firstLine="0"/>
      </w:pPr>
    </w:p>
    <w:sectPr w:rsidR="00A736AF" w:rsidRPr="00E4791A">
      <w:footerReference w:type="even" r:id="rId8"/>
      <w:footerReference w:type="default" r:id="rId9"/>
      <w:footerReference w:type="first" r:id="rId10"/>
      <w:pgSz w:w="11920" w:h="16840"/>
      <w:pgMar w:top="815" w:right="1415" w:bottom="1767" w:left="138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8607CA" w14:textId="77777777" w:rsidR="001618B7" w:rsidRDefault="001618B7">
      <w:pPr>
        <w:spacing w:after="0" w:line="240" w:lineRule="auto"/>
      </w:pPr>
      <w:r>
        <w:separator/>
      </w:r>
    </w:p>
  </w:endnote>
  <w:endnote w:type="continuationSeparator" w:id="0">
    <w:p w14:paraId="015BAE6B" w14:textId="77777777" w:rsidR="001618B7" w:rsidRDefault="001618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PSMT"/>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378EC" w14:textId="77777777" w:rsidR="00CD1800" w:rsidRDefault="00CD1800">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FC38A" w14:textId="77777777" w:rsidR="00CD1800" w:rsidRDefault="00CD1800">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BCEDA" w14:textId="77777777" w:rsidR="00CD1800" w:rsidRDefault="00CD1800">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89993" w14:textId="77777777" w:rsidR="001618B7" w:rsidRDefault="001618B7">
      <w:pPr>
        <w:spacing w:after="0" w:line="240" w:lineRule="auto"/>
      </w:pPr>
      <w:r>
        <w:separator/>
      </w:r>
    </w:p>
  </w:footnote>
  <w:footnote w:type="continuationSeparator" w:id="0">
    <w:p w14:paraId="1E04F1EC" w14:textId="77777777" w:rsidR="001618B7" w:rsidRDefault="001618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96A0F"/>
    <w:multiLevelType w:val="multilevel"/>
    <w:tmpl w:val="21A63134"/>
    <w:lvl w:ilvl="0">
      <w:start w:val="1"/>
      <w:numFmt w:val="decimal"/>
      <w:lvlText w:val="%1-"/>
      <w:lvlJc w:val="left"/>
      <w:pPr>
        <w:ind w:left="310" w:hanging="310"/>
      </w:pPr>
      <w:rPr>
        <w:rFonts w:ascii="Times New Roman" w:eastAsia="Times New Roman" w:hAnsi="Times New Roman" w:cs="Times New Roman"/>
        <w:b/>
        <w:i w:val="0"/>
        <w:strike w:val="0"/>
        <w:color w:val="000000"/>
        <w:sz w:val="18"/>
        <w:szCs w:val="18"/>
        <w:u w:val="none"/>
        <w:shd w:val="clear" w:color="auto" w:fill="auto"/>
        <w:vertAlign w:val="baseline"/>
      </w:rPr>
    </w:lvl>
    <w:lvl w:ilvl="1">
      <w:start w:val="1"/>
      <w:numFmt w:val="lowerLetter"/>
      <w:lvlText w:val="%2"/>
      <w:lvlJc w:val="left"/>
      <w:pPr>
        <w:ind w:left="1080" w:hanging="1080"/>
      </w:pPr>
      <w:rPr>
        <w:rFonts w:ascii="Times New Roman" w:eastAsia="Times New Roman" w:hAnsi="Times New Roman" w:cs="Times New Roman"/>
        <w:b/>
        <w:i w:val="0"/>
        <w:strike w:val="0"/>
        <w:color w:val="000000"/>
        <w:sz w:val="18"/>
        <w:szCs w:val="18"/>
        <w:u w:val="none"/>
        <w:shd w:val="clear" w:color="auto" w:fill="auto"/>
        <w:vertAlign w:val="baseline"/>
      </w:rPr>
    </w:lvl>
    <w:lvl w:ilvl="2">
      <w:start w:val="1"/>
      <w:numFmt w:val="lowerRoman"/>
      <w:lvlText w:val="%3"/>
      <w:lvlJc w:val="left"/>
      <w:pPr>
        <w:ind w:left="1800" w:hanging="1800"/>
      </w:pPr>
      <w:rPr>
        <w:rFonts w:ascii="Times New Roman" w:eastAsia="Times New Roman" w:hAnsi="Times New Roman" w:cs="Times New Roman"/>
        <w:b/>
        <w:i w:val="0"/>
        <w:strike w:val="0"/>
        <w:color w:val="000000"/>
        <w:sz w:val="18"/>
        <w:szCs w:val="18"/>
        <w:u w:val="none"/>
        <w:shd w:val="clear" w:color="auto" w:fill="auto"/>
        <w:vertAlign w:val="baseline"/>
      </w:rPr>
    </w:lvl>
    <w:lvl w:ilvl="3">
      <w:start w:val="1"/>
      <w:numFmt w:val="decimal"/>
      <w:lvlText w:val="%4"/>
      <w:lvlJc w:val="left"/>
      <w:pPr>
        <w:ind w:left="2520" w:hanging="2520"/>
      </w:pPr>
      <w:rPr>
        <w:rFonts w:ascii="Times New Roman" w:eastAsia="Times New Roman" w:hAnsi="Times New Roman" w:cs="Times New Roman"/>
        <w:b/>
        <w:i w:val="0"/>
        <w:strike w:val="0"/>
        <w:color w:val="000000"/>
        <w:sz w:val="18"/>
        <w:szCs w:val="18"/>
        <w:u w:val="none"/>
        <w:shd w:val="clear" w:color="auto" w:fill="auto"/>
        <w:vertAlign w:val="baseline"/>
      </w:rPr>
    </w:lvl>
    <w:lvl w:ilvl="4">
      <w:start w:val="1"/>
      <w:numFmt w:val="lowerLetter"/>
      <w:lvlText w:val="%5"/>
      <w:lvlJc w:val="left"/>
      <w:pPr>
        <w:ind w:left="3240" w:hanging="3240"/>
      </w:pPr>
      <w:rPr>
        <w:rFonts w:ascii="Times New Roman" w:eastAsia="Times New Roman" w:hAnsi="Times New Roman" w:cs="Times New Roman"/>
        <w:b/>
        <w:i w:val="0"/>
        <w:strike w:val="0"/>
        <w:color w:val="000000"/>
        <w:sz w:val="18"/>
        <w:szCs w:val="18"/>
        <w:u w:val="none"/>
        <w:shd w:val="clear" w:color="auto" w:fill="auto"/>
        <w:vertAlign w:val="baseline"/>
      </w:rPr>
    </w:lvl>
    <w:lvl w:ilvl="5">
      <w:start w:val="1"/>
      <w:numFmt w:val="lowerRoman"/>
      <w:lvlText w:val="%6"/>
      <w:lvlJc w:val="left"/>
      <w:pPr>
        <w:ind w:left="3960" w:hanging="3960"/>
      </w:pPr>
      <w:rPr>
        <w:rFonts w:ascii="Times New Roman" w:eastAsia="Times New Roman" w:hAnsi="Times New Roman" w:cs="Times New Roman"/>
        <w:b/>
        <w:i w:val="0"/>
        <w:strike w:val="0"/>
        <w:color w:val="000000"/>
        <w:sz w:val="18"/>
        <w:szCs w:val="18"/>
        <w:u w:val="none"/>
        <w:shd w:val="clear" w:color="auto" w:fill="auto"/>
        <w:vertAlign w:val="baseline"/>
      </w:rPr>
    </w:lvl>
    <w:lvl w:ilvl="6">
      <w:start w:val="1"/>
      <w:numFmt w:val="decimal"/>
      <w:lvlText w:val="%7"/>
      <w:lvlJc w:val="left"/>
      <w:pPr>
        <w:ind w:left="4680" w:hanging="4680"/>
      </w:pPr>
      <w:rPr>
        <w:rFonts w:ascii="Times New Roman" w:eastAsia="Times New Roman" w:hAnsi="Times New Roman" w:cs="Times New Roman"/>
        <w:b/>
        <w:i w:val="0"/>
        <w:strike w:val="0"/>
        <w:color w:val="000000"/>
        <w:sz w:val="18"/>
        <w:szCs w:val="18"/>
        <w:u w:val="none"/>
        <w:shd w:val="clear" w:color="auto" w:fill="auto"/>
        <w:vertAlign w:val="baseline"/>
      </w:rPr>
    </w:lvl>
    <w:lvl w:ilvl="7">
      <w:start w:val="1"/>
      <w:numFmt w:val="lowerLetter"/>
      <w:lvlText w:val="%8"/>
      <w:lvlJc w:val="left"/>
      <w:pPr>
        <w:ind w:left="5400" w:hanging="5400"/>
      </w:pPr>
      <w:rPr>
        <w:rFonts w:ascii="Times New Roman" w:eastAsia="Times New Roman" w:hAnsi="Times New Roman" w:cs="Times New Roman"/>
        <w:b/>
        <w:i w:val="0"/>
        <w:strike w:val="0"/>
        <w:color w:val="000000"/>
        <w:sz w:val="18"/>
        <w:szCs w:val="18"/>
        <w:u w:val="none"/>
        <w:shd w:val="clear" w:color="auto" w:fill="auto"/>
        <w:vertAlign w:val="baseline"/>
      </w:rPr>
    </w:lvl>
    <w:lvl w:ilvl="8">
      <w:start w:val="1"/>
      <w:numFmt w:val="lowerRoman"/>
      <w:lvlText w:val="%9"/>
      <w:lvlJc w:val="left"/>
      <w:pPr>
        <w:ind w:left="6120" w:hanging="6120"/>
      </w:pPr>
      <w:rPr>
        <w:rFonts w:ascii="Times New Roman" w:eastAsia="Times New Roman" w:hAnsi="Times New Roman" w:cs="Times New Roman"/>
        <w:b/>
        <w:i w:val="0"/>
        <w:strike w:val="0"/>
        <w:color w:val="000000"/>
        <w:sz w:val="18"/>
        <w:szCs w:val="18"/>
        <w:u w:val="none"/>
        <w:shd w:val="clear" w:color="auto" w:fill="auto"/>
        <w:vertAlign w:val="baseline"/>
      </w:rPr>
    </w:lvl>
  </w:abstractNum>
  <w:abstractNum w:abstractNumId="1" w15:restartNumberingAfterBreak="0">
    <w:nsid w:val="1F45475C"/>
    <w:multiLevelType w:val="multilevel"/>
    <w:tmpl w:val="CDF02A12"/>
    <w:lvl w:ilvl="0">
      <w:start w:val="1"/>
      <w:numFmt w:val="decimal"/>
      <w:lvlText w:val="%1-"/>
      <w:lvlJc w:val="left"/>
      <w:pPr>
        <w:ind w:left="285" w:hanging="285"/>
      </w:pPr>
      <w:rPr>
        <w:rFonts w:ascii="Cambria" w:eastAsia="Cambria" w:hAnsi="Cambria" w:cs="Cambria"/>
        <w:b/>
        <w:i w:val="0"/>
        <w:strike w:val="0"/>
        <w:color w:val="000000"/>
        <w:sz w:val="18"/>
        <w:szCs w:val="18"/>
        <w:u w:val="none"/>
        <w:shd w:val="clear" w:color="auto" w:fill="auto"/>
        <w:vertAlign w:val="baseline"/>
      </w:rPr>
    </w:lvl>
    <w:lvl w:ilvl="1">
      <w:start w:val="1"/>
      <w:numFmt w:val="lowerLetter"/>
      <w:lvlText w:val="%2"/>
      <w:lvlJc w:val="left"/>
      <w:pPr>
        <w:ind w:left="1080" w:hanging="1080"/>
      </w:pPr>
      <w:rPr>
        <w:rFonts w:ascii="Cambria" w:eastAsia="Cambria" w:hAnsi="Cambria" w:cs="Cambria"/>
        <w:b/>
        <w:i w:val="0"/>
        <w:strike w:val="0"/>
        <w:color w:val="000000"/>
        <w:sz w:val="18"/>
        <w:szCs w:val="18"/>
        <w:u w:val="none"/>
        <w:shd w:val="clear" w:color="auto" w:fill="auto"/>
        <w:vertAlign w:val="baseline"/>
      </w:rPr>
    </w:lvl>
    <w:lvl w:ilvl="2">
      <w:start w:val="1"/>
      <w:numFmt w:val="lowerRoman"/>
      <w:lvlText w:val="%3"/>
      <w:lvlJc w:val="left"/>
      <w:pPr>
        <w:ind w:left="1800" w:hanging="1800"/>
      </w:pPr>
      <w:rPr>
        <w:rFonts w:ascii="Cambria" w:eastAsia="Cambria" w:hAnsi="Cambria" w:cs="Cambria"/>
        <w:b/>
        <w:i w:val="0"/>
        <w:strike w:val="0"/>
        <w:color w:val="000000"/>
        <w:sz w:val="18"/>
        <w:szCs w:val="18"/>
        <w:u w:val="none"/>
        <w:shd w:val="clear" w:color="auto" w:fill="auto"/>
        <w:vertAlign w:val="baseline"/>
      </w:rPr>
    </w:lvl>
    <w:lvl w:ilvl="3">
      <w:start w:val="1"/>
      <w:numFmt w:val="decimal"/>
      <w:lvlText w:val="%4"/>
      <w:lvlJc w:val="left"/>
      <w:pPr>
        <w:ind w:left="2520" w:hanging="2520"/>
      </w:pPr>
      <w:rPr>
        <w:rFonts w:ascii="Cambria" w:eastAsia="Cambria" w:hAnsi="Cambria" w:cs="Cambria"/>
        <w:b/>
        <w:i w:val="0"/>
        <w:strike w:val="0"/>
        <w:color w:val="000000"/>
        <w:sz w:val="18"/>
        <w:szCs w:val="18"/>
        <w:u w:val="none"/>
        <w:shd w:val="clear" w:color="auto" w:fill="auto"/>
        <w:vertAlign w:val="baseline"/>
      </w:rPr>
    </w:lvl>
    <w:lvl w:ilvl="4">
      <w:start w:val="1"/>
      <w:numFmt w:val="lowerLetter"/>
      <w:lvlText w:val="%5"/>
      <w:lvlJc w:val="left"/>
      <w:pPr>
        <w:ind w:left="3240" w:hanging="3240"/>
      </w:pPr>
      <w:rPr>
        <w:rFonts w:ascii="Cambria" w:eastAsia="Cambria" w:hAnsi="Cambria" w:cs="Cambria"/>
        <w:b/>
        <w:i w:val="0"/>
        <w:strike w:val="0"/>
        <w:color w:val="000000"/>
        <w:sz w:val="18"/>
        <w:szCs w:val="18"/>
        <w:u w:val="none"/>
        <w:shd w:val="clear" w:color="auto" w:fill="auto"/>
        <w:vertAlign w:val="baseline"/>
      </w:rPr>
    </w:lvl>
    <w:lvl w:ilvl="5">
      <w:start w:val="1"/>
      <w:numFmt w:val="lowerRoman"/>
      <w:lvlText w:val="%6"/>
      <w:lvlJc w:val="left"/>
      <w:pPr>
        <w:ind w:left="3960" w:hanging="3960"/>
      </w:pPr>
      <w:rPr>
        <w:rFonts w:ascii="Cambria" w:eastAsia="Cambria" w:hAnsi="Cambria" w:cs="Cambria"/>
        <w:b/>
        <w:i w:val="0"/>
        <w:strike w:val="0"/>
        <w:color w:val="000000"/>
        <w:sz w:val="18"/>
        <w:szCs w:val="18"/>
        <w:u w:val="none"/>
        <w:shd w:val="clear" w:color="auto" w:fill="auto"/>
        <w:vertAlign w:val="baseline"/>
      </w:rPr>
    </w:lvl>
    <w:lvl w:ilvl="6">
      <w:start w:val="1"/>
      <w:numFmt w:val="decimal"/>
      <w:lvlText w:val="%7"/>
      <w:lvlJc w:val="left"/>
      <w:pPr>
        <w:ind w:left="4680" w:hanging="4680"/>
      </w:pPr>
      <w:rPr>
        <w:rFonts w:ascii="Cambria" w:eastAsia="Cambria" w:hAnsi="Cambria" w:cs="Cambria"/>
        <w:b/>
        <w:i w:val="0"/>
        <w:strike w:val="0"/>
        <w:color w:val="000000"/>
        <w:sz w:val="18"/>
        <w:szCs w:val="18"/>
        <w:u w:val="none"/>
        <w:shd w:val="clear" w:color="auto" w:fill="auto"/>
        <w:vertAlign w:val="baseline"/>
      </w:rPr>
    </w:lvl>
    <w:lvl w:ilvl="7">
      <w:start w:val="1"/>
      <w:numFmt w:val="lowerLetter"/>
      <w:lvlText w:val="%8"/>
      <w:lvlJc w:val="left"/>
      <w:pPr>
        <w:ind w:left="5400" w:hanging="5400"/>
      </w:pPr>
      <w:rPr>
        <w:rFonts w:ascii="Cambria" w:eastAsia="Cambria" w:hAnsi="Cambria" w:cs="Cambria"/>
        <w:b/>
        <w:i w:val="0"/>
        <w:strike w:val="0"/>
        <w:color w:val="000000"/>
        <w:sz w:val="18"/>
        <w:szCs w:val="18"/>
        <w:u w:val="none"/>
        <w:shd w:val="clear" w:color="auto" w:fill="auto"/>
        <w:vertAlign w:val="baseline"/>
      </w:rPr>
    </w:lvl>
    <w:lvl w:ilvl="8">
      <w:start w:val="1"/>
      <w:numFmt w:val="lowerRoman"/>
      <w:lvlText w:val="%9"/>
      <w:lvlJc w:val="left"/>
      <w:pPr>
        <w:ind w:left="6120" w:hanging="6120"/>
      </w:pPr>
      <w:rPr>
        <w:rFonts w:ascii="Cambria" w:eastAsia="Cambria" w:hAnsi="Cambria" w:cs="Cambria"/>
        <w:b/>
        <w:i w:val="0"/>
        <w:strike w:val="0"/>
        <w:color w:val="000000"/>
        <w:sz w:val="18"/>
        <w:szCs w:val="18"/>
        <w:u w:val="none"/>
        <w:shd w:val="clear" w:color="auto" w:fill="auto"/>
        <w:vertAlign w:val="baseline"/>
      </w:rPr>
    </w:lvl>
  </w:abstractNum>
  <w:abstractNum w:abstractNumId="2" w15:restartNumberingAfterBreak="0">
    <w:nsid w:val="2CF6103C"/>
    <w:multiLevelType w:val="multilevel"/>
    <w:tmpl w:val="041E6F42"/>
    <w:lvl w:ilvl="0">
      <w:start w:val="2"/>
      <w:numFmt w:val="decimal"/>
      <w:lvlText w:val="%1-"/>
      <w:lvlJc w:val="left"/>
      <w:pPr>
        <w:ind w:left="585" w:hanging="585"/>
      </w:pPr>
      <w:rPr>
        <w:rFonts w:ascii="Cambria" w:eastAsia="Cambria" w:hAnsi="Cambria" w:cs="Cambria"/>
        <w:b/>
        <w:i w:val="0"/>
        <w:strike w:val="0"/>
        <w:color w:val="000000"/>
        <w:sz w:val="18"/>
        <w:szCs w:val="18"/>
        <w:u w:val="none"/>
        <w:shd w:val="clear" w:color="auto" w:fill="auto"/>
        <w:vertAlign w:val="baseline"/>
      </w:rPr>
    </w:lvl>
    <w:lvl w:ilvl="1">
      <w:start w:val="1"/>
      <w:numFmt w:val="lowerLetter"/>
      <w:lvlText w:val="%2"/>
      <w:lvlJc w:val="left"/>
      <w:pPr>
        <w:ind w:left="1080" w:hanging="1080"/>
      </w:pPr>
      <w:rPr>
        <w:rFonts w:ascii="Cambria" w:eastAsia="Cambria" w:hAnsi="Cambria" w:cs="Cambria"/>
        <w:b/>
        <w:i w:val="0"/>
        <w:strike w:val="0"/>
        <w:color w:val="000000"/>
        <w:sz w:val="18"/>
        <w:szCs w:val="18"/>
        <w:u w:val="none"/>
        <w:shd w:val="clear" w:color="auto" w:fill="auto"/>
        <w:vertAlign w:val="baseline"/>
      </w:rPr>
    </w:lvl>
    <w:lvl w:ilvl="2">
      <w:start w:val="1"/>
      <w:numFmt w:val="lowerRoman"/>
      <w:lvlText w:val="%3"/>
      <w:lvlJc w:val="left"/>
      <w:pPr>
        <w:ind w:left="1800" w:hanging="1800"/>
      </w:pPr>
      <w:rPr>
        <w:rFonts w:ascii="Cambria" w:eastAsia="Cambria" w:hAnsi="Cambria" w:cs="Cambria"/>
        <w:b/>
        <w:i w:val="0"/>
        <w:strike w:val="0"/>
        <w:color w:val="000000"/>
        <w:sz w:val="18"/>
        <w:szCs w:val="18"/>
        <w:u w:val="none"/>
        <w:shd w:val="clear" w:color="auto" w:fill="auto"/>
        <w:vertAlign w:val="baseline"/>
      </w:rPr>
    </w:lvl>
    <w:lvl w:ilvl="3">
      <w:start w:val="1"/>
      <w:numFmt w:val="decimal"/>
      <w:lvlText w:val="%4"/>
      <w:lvlJc w:val="left"/>
      <w:pPr>
        <w:ind w:left="2520" w:hanging="2520"/>
      </w:pPr>
      <w:rPr>
        <w:rFonts w:ascii="Cambria" w:eastAsia="Cambria" w:hAnsi="Cambria" w:cs="Cambria"/>
        <w:b/>
        <w:i w:val="0"/>
        <w:strike w:val="0"/>
        <w:color w:val="000000"/>
        <w:sz w:val="18"/>
        <w:szCs w:val="18"/>
        <w:u w:val="none"/>
        <w:shd w:val="clear" w:color="auto" w:fill="auto"/>
        <w:vertAlign w:val="baseline"/>
      </w:rPr>
    </w:lvl>
    <w:lvl w:ilvl="4">
      <w:start w:val="1"/>
      <w:numFmt w:val="lowerLetter"/>
      <w:lvlText w:val="%5"/>
      <w:lvlJc w:val="left"/>
      <w:pPr>
        <w:ind w:left="3240" w:hanging="3240"/>
      </w:pPr>
      <w:rPr>
        <w:rFonts w:ascii="Cambria" w:eastAsia="Cambria" w:hAnsi="Cambria" w:cs="Cambria"/>
        <w:b/>
        <w:i w:val="0"/>
        <w:strike w:val="0"/>
        <w:color w:val="000000"/>
        <w:sz w:val="18"/>
        <w:szCs w:val="18"/>
        <w:u w:val="none"/>
        <w:shd w:val="clear" w:color="auto" w:fill="auto"/>
        <w:vertAlign w:val="baseline"/>
      </w:rPr>
    </w:lvl>
    <w:lvl w:ilvl="5">
      <w:start w:val="1"/>
      <w:numFmt w:val="lowerRoman"/>
      <w:lvlText w:val="%6"/>
      <w:lvlJc w:val="left"/>
      <w:pPr>
        <w:ind w:left="3960" w:hanging="3960"/>
      </w:pPr>
      <w:rPr>
        <w:rFonts w:ascii="Cambria" w:eastAsia="Cambria" w:hAnsi="Cambria" w:cs="Cambria"/>
        <w:b/>
        <w:i w:val="0"/>
        <w:strike w:val="0"/>
        <w:color w:val="000000"/>
        <w:sz w:val="18"/>
        <w:szCs w:val="18"/>
        <w:u w:val="none"/>
        <w:shd w:val="clear" w:color="auto" w:fill="auto"/>
        <w:vertAlign w:val="baseline"/>
      </w:rPr>
    </w:lvl>
    <w:lvl w:ilvl="6">
      <w:start w:val="1"/>
      <w:numFmt w:val="decimal"/>
      <w:lvlText w:val="%7"/>
      <w:lvlJc w:val="left"/>
      <w:pPr>
        <w:ind w:left="4680" w:hanging="4680"/>
      </w:pPr>
      <w:rPr>
        <w:rFonts w:ascii="Cambria" w:eastAsia="Cambria" w:hAnsi="Cambria" w:cs="Cambria"/>
        <w:b/>
        <w:i w:val="0"/>
        <w:strike w:val="0"/>
        <w:color w:val="000000"/>
        <w:sz w:val="18"/>
        <w:szCs w:val="18"/>
        <w:u w:val="none"/>
        <w:shd w:val="clear" w:color="auto" w:fill="auto"/>
        <w:vertAlign w:val="baseline"/>
      </w:rPr>
    </w:lvl>
    <w:lvl w:ilvl="7">
      <w:start w:val="1"/>
      <w:numFmt w:val="lowerLetter"/>
      <w:lvlText w:val="%8"/>
      <w:lvlJc w:val="left"/>
      <w:pPr>
        <w:ind w:left="5400" w:hanging="5400"/>
      </w:pPr>
      <w:rPr>
        <w:rFonts w:ascii="Cambria" w:eastAsia="Cambria" w:hAnsi="Cambria" w:cs="Cambria"/>
        <w:b/>
        <w:i w:val="0"/>
        <w:strike w:val="0"/>
        <w:color w:val="000000"/>
        <w:sz w:val="18"/>
        <w:szCs w:val="18"/>
        <w:u w:val="none"/>
        <w:shd w:val="clear" w:color="auto" w:fill="auto"/>
        <w:vertAlign w:val="baseline"/>
      </w:rPr>
    </w:lvl>
    <w:lvl w:ilvl="8">
      <w:start w:val="1"/>
      <w:numFmt w:val="lowerRoman"/>
      <w:lvlText w:val="%9"/>
      <w:lvlJc w:val="left"/>
      <w:pPr>
        <w:ind w:left="6120" w:hanging="6120"/>
      </w:pPr>
      <w:rPr>
        <w:rFonts w:ascii="Cambria" w:eastAsia="Cambria" w:hAnsi="Cambria" w:cs="Cambria"/>
        <w:b/>
        <w:i w:val="0"/>
        <w:strike w:val="0"/>
        <w:color w:val="000000"/>
        <w:sz w:val="18"/>
        <w:szCs w:val="18"/>
        <w:u w:val="none"/>
        <w:shd w:val="clear" w:color="auto" w:fill="auto"/>
        <w:vertAlign w:val="baseline"/>
      </w:rPr>
    </w:lvl>
  </w:abstractNum>
  <w:abstractNum w:abstractNumId="3" w15:restartNumberingAfterBreak="0">
    <w:nsid w:val="5F3702F8"/>
    <w:multiLevelType w:val="multilevel"/>
    <w:tmpl w:val="4C442086"/>
    <w:lvl w:ilvl="0">
      <w:start w:val="1"/>
      <w:numFmt w:val="bullet"/>
      <w:lvlText w:val="•"/>
      <w:lvlJc w:val="left"/>
      <w:pPr>
        <w:ind w:left="450" w:hanging="450"/>
      </w:pPr>
      <w:rPr>
        <w:rFonts w:ascii="Times New Roman" w:eastAsia="Times New Roman" w:hAnsi="Times New Roman" w:cs="Times New Roman"/>
        <w:b w:val="0"/>
        <w:i w:val="0"/>
        <w:strike w:val="0"/>
        <w:color w:val="000000"/>
        <w:sz w:val="18"/>
        <w:szCs w:val="18"/>
        <w:u w:val="none"/>
        <w:shd w:val="clear" w:color="auto" w:fill="auto"/>
        <w:vertAlign w:val="baseline"/>
      </w:rPr>
    </w:lvl>
    <w:lvl w:ilvl="1">
      <w:start w:val="1"/>
      <w:numFmt w:val="bullet"/>
      <w:lvlText w:val="o"/>
      <w:lvlJc w:val="left"/>
      <w:pPr>
        <w:ind w:left="1245" w:hanging="1245"/>
      </w:pPr>
      <w:rPr>
        <w:rFonts w:ascii="Times New Roman" w:eastAsia="Times New Roman" w:hAnsi="Times New Roman" w:cs="Times New Roman"/>
        <w:b w:val="0"/>
        <w:i w:val="0"/>
        <w:strike w:val="0"/>
        <w:color w:val="000000"/>
        <w:sz w:val="18"/>
        <w:szCs w:val="18"/>
        <w:u w:val="none"/>
        <w:shd w:val="clear" w:color="auto" w:fill="auto"/>
        <w:vertAlign w:val="baseline"/>
      </w:rPr>
    </w:lvl>
    <w:lvl w:ilvl="2">
      <w:start w:val="1"/>
      <w:numFmt w:val="bullet"/>
      <w:lvlText w:val="▪"/>
      <w:lvlJc w:val="left"/>
      <w:pPr>
        <w:ind w:left="1965" w:hanging="1965"/>
      </w:pPr>
      <w:rPr>
        <w:rFonts w:ascii="Times New Roman" w:eastAsia="Times New Roman" w:hAnsi="Times New Roman" w:cs="Times New Roman"/>
        <w:b w:val="0"/>
        <w:i w:val="0"/>
        <w:strike w:val="0"/>
        <w:color w:val="000000"/>
        <w:sz w:val="18"/>
        <w:szCs w:val="18"/>
        <w:u w:val="none"/>
        <w:shd w:val="clear" w:color="auto" w:fill="auto"/>
        <w:vertAlign w:val="baseline"/>
      </w:rPr>
    </w:lvl>
    <w:lvl w:ilvl="3">
      <w:start w:val="1"/>
      <w:numFmt w:val="bullet"/>
      <w:lvlText w:val="•"/>
      <w:lvlJc w:val="left"/>
      <w:pPr>
        <w:ind w:left="2685" w:hanging="2685"/>
      </w:pPr>
      <w:rPr>
        <w:rFonts w:ascii="Times New Roman" w:eastAsia="Times New Roman" w:hAnsi="Times New Roman" w:cs="Times New Roman"/>
        <w:b w:val="0"/>
        <w:i w:val="0"/>
        <w:strike w:val="0"/>
        <w:color w:val="000000"/>
        <w:sz w:val="18"/>
        <w:szCs w:val="18"/>
        <w:u w:val="none"/>
        <w:shd w:val="clear" w:color="auto" w:fill="auto"/>
        <w:vertAlign w:val="baseline"/>
      </w:rPr>
    </w:lvl>
    <w:lvl w:ilvl="4">
      <w:start w:val="1"/>
      <w:numFmt w:val="bullet"/>
      <w:lvlText w:val="o"/>
      <w:lvlJc w:val="left"/>
      <w:pPr>
        <w:ind w:left="3405" w:hanging="3405"/>
      </w:pPr>
      <w:rPr>
        <w:rFonts w:ascii="Times New Roman" w:eastAsia="Times New Roman" w:hAnsi="Times New Roman" w:cs="Times New Roman"/>
        <w:b w:val="0"/>
        <w:i w:val="0"/>
        <w:strike w:val="0"/>
        <w:color w:val="000000"/>
        <w:sz w:val="18"/>
        <w:szCs w:val="18"/>
        <w:u w:val="none"/>
        <w:shd w:val="clear" w:color="auto" w:fill="auto"/>
        <w:vertAlign w:val="baseline"/>
      </w:rPr>
    </w:lvl>
    <w:lvl w:ilvl="5">
      <w:start w:val="1"/>
      <w:numFmt w:val="bullet"/>
      <w:lvlText w:val="▪"/>
      <w:lvlJc w:val="left"/>
      <w:pPr>
        <w:ind w:left="4125" w:hanging="4125"/>
      </w:pPr>
      <w:rPr>
        <w:rFonts w:ascii="Times New Roman" w:eastAsia="Times New Roman" w:hAnsi="Times New Roman" w:cs="Times New Roman"/>
        <w:b w:val="0"/>
        <w:i w:val="0"/>
        <w:strike w:val="0"/>
        <w:color w:val="000000"/>
        <w:sz w:val="18"/>
        <w:szCs w:val="18"/>
        <w:u w:val="none"/>
        <w:shd w:val="clear" w:color="auto" w:fill="auto"/>
        <w:vertAlign w:val="baseline"/>
      </w:rPr>
    </w:lvl>
    <w:lvl w:ilvl="6">
      <w:start w:val="1"/>
      <w:numFmt w:val="bullet"/>
      <w:lvlText w:val="•"/>
      <w:lvlJc w:val="left"/>
      <w:pPr>
        <w:ind w:left="4845" w:hanging="4845"/>
      </w:pPr>
      <w:rPr>
        <w:rFonts w:ascii="Times New Roman" w:eastAsia="Times New Roman" w:hAnsi="Times New Roman" w:cs="Times New Roman"/>
        <w:b w:val="0"/>
        <w:i w:val="0"/>
        <w:strike w:val="0"/>
        <w:color w:val="000000"/>
        <w:sz w:val="18"/>
        <w:szCs w:val="18"/>
        <w:u w:val="none"/>
        <w:shd w:val="clear" w:color="auto" w:fill="auto"/>
        <w:vertAlign w:val="baseline"/>
      </w:rPr>
    </w:lvl>
    <w:lvl w:ilvl="7">
      <w:start w:val="1"/>
      <w:numFmt w:val="bullet"/>
      <w:lvlText w:val="o"/>
      <w:lvlJc w:val="left"/>
      <w:pPr>
        <w:ind w:left="5565" w:hanging="5565"/>
      </w:pPr>
      <w:rPr>
        <w:rFonts w:ascii="Times New Roman" w:eastAsia="Times New Roman" w:hAnsi="Times New Roman" w:cs="Times New Roman"/>
        <w:b w:val="0"/>
        <w:i w:val="0"/>
        <w:strike w:val="0"/>
        <w:color w:val="000000"/>
        <w:sz w:val="18"/>
        <w:szCs w:val="18"/>
        <w:u w:val="none"/>
        <w:shd w:val="clear" w:color="auto" w:fill="auto"/>
        <w:vertAlign w:val="baseline"/>
      </w:rPr>
    </w:lvl>
    <w:lvl w:ilvl="8">
      <w:start w:val="1"/>
      <w:numFmt w:val="bullet"/>
      <w:lvlText w:val="▪"/>
      <w:lvlJc w:val="left"/>
      <w:pPr>
        <w:ind w:left="6285" w:hanging="6285"/>
      </w:pPr>
      <w:rPr>
        <w:rFonts w:ascii="Times New Roman" w:eastAsia="Times New Roman" w:hAnsi="Times New Roman" w:cs="Times New Roman"/>
        <w:b w:val="0"/>
        <w:i w:val="0"/>
        <w:strike w:val="0"/>
        <w:color w:val="000000"/>
        <w:sz w:val="18"/>
        <w:szCs w:val="18"/>
        <w:u w:val="none"/>
        <w:shd w:val="clear" w:color="auto" w:fill="auto"/>
        <w:vertAlign w:val="baseline"/>
      </w:rPr>
    </w:lvl>
  </w:abstractNum>
  <w:abstractNum w:abstractNumId="4" w15:restartNumberingAfterBreak="0">
    <w:nsid w:val="60E870BD"/>
    <w:multiLevelType w:val="multilevel"/>
    <w:tmpl w:val="8FFADEFA"/>
    <w:lvl w:ilvl="0">
      <w:start w:val="1"/>
      <w:numFmt w:val="decimal"/>
      <w:lvlText w:val="%1-"/>
      <w:lvlJc w:val="left"/>
      <w:pPr>
        <w:ind w:left="285" w:hanging="285"/>
      </w:pPr>
      <w:rPr>
        <w:rFonts w:ascii="Cambria" w:eastAsia="Cambria" w:hAnsi="Cambria" w:cs="Cambria"/>
        <w:b/>
        <w:i w:val="0"/>
        <w:strike w:val="0"/>
        <w:color w:val="000000"/>
        <w:sz w:val="18"/>
        <w:szCs w:val="18"/>
        <w:u w:val="none"/>
        <w:shd w:val="clear" w:color="auto" w:fill="auto"/>
        <w:vertAlign w:val="baseline"/>
      </w:rPr>
    </w:lvl>
    <w:lvl w:ilvl="1">
      <w:numFmt w:val="decimal"/>
      <w:lvlText w:val="%2"/>
      <w:lvlJc w:val="left"/>
      <w:pPr>
        <w:ind w:left="775" w:hanging="775"/>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left"/>
      <w:pPr>
        <w:ind w:left="1650" w:hanging="1650"/>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decimal"/>
      <w:lvlText w:val="%4"/>
      <w:lvlJc w:val="left"/>
      <w:pPr>
        <w:ind w:left="2370" w:hanging="2370"/>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lowerLetter"/>
      <w:lvlText w:val="%5"/>
      <w:lvlJc w:val="left"/>
      <w:pPr>
        <w:ind w:left="3090" w:hanging="3090"/>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lowerRoman"/>
      <w:lvlText w:val="%6"/>
      <w:lvlJc w:val="left"/>
      <w:pPr>
        <w:ind w:left="3810" w:hanging="3810"/>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decimal"/>
      <w:lvlText w:val="%7"/>
      <w:lvlJc w:val="left"/>
      <w:pPr>
        <w:ind w:left="4530" w:hanging="4530"/>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lowerLetter"/>
      <w:lvlText w:val="%8"/>
      <w:lvlJc w:val="left"/>
      <w:pPr>
        <w:ind w:left="5250" w:hanging="5250"/>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lowerRoman"/>
      <w:lvlText w:val="%9"/>
      <w:lvlJc w:val="left"/>
      <w:pPr>
        <w:ind w:left="5970" w:hanging="5970"/>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5" w15:restartNumberingAfterBreak="0">
    <w:nsid w:val="70A71794"/>
    <w:multiLevelType w:val="multilevel"/>
    <w:tmpl w:val="664E2BE4"/>
    <w:lvl w:ilvl="0">
      <w:start w:val="3"/>
      <w:numFmt w:val="decimal"/>
      <w:lvlText w:val="%1-"/>
      <w:lvlJc w:val="left"/>
      <w:pPr>
        <w:ind w:left="310" w:hanging="310"/>
      </w:pPr>
      <w:rPr>
        <w:rFonts w:ascii="Cambria" w:eastAsia="Cambria" w:hAnsi="Cambria" w:cs="Cambria"/>
        <w:b/>
        <w:i w:val="0"/>
        <w:strike w:val="0"/>
        <w:color w:val="000000"/>
        <w:sz w:val="18"/>
        <w:szCs w:val="18"/>
        <w:u w:val="none"/>
        <w:shd w:val="clear" w:color="auto" w:fill="auto"/>
        <w:vertAlign w:val="baseline"/>
      </w:rPr>
    </w:lvl>
    <w:lvl w:ilvl="1">
      <w:start w:val="1"/>
      <w:numFmt w:val="lowerLetter"/>
      <w:lvlText w:val="%2"/>
      <w:lvlJc w:val="left"/>
      <w:pPr>
        <w:ind w:left="1080" w:hanging="1080"/>
      </w:pPr>
      <w:rPr>
        <w:rFonts w:ascii="Cambria" w:eastAsia="Cambria" w:hAnsi="Cambria" w:cs="Cambria"/>
        <w:b/>
        <w:i w:val="0"/>
        <w:strike w:val="0"/>
        <w:color w:val="000000"/>
        <w:sz w:val="18"/>
        <w:szCs w:val="18"/>
        <w:u w:val="none"/>
        <w:shd w:val="clear" w:color="auto" w:fill="auto"/>
        <w:vertAlign w:val="baseline"/>
      </w:rPr>
    </w:lvl>
    <w:lvl w:ilvl="2">
      <w:start w:val="1"/>
      <w:numFmt w:val="lowerRoman"/>
      <w:lvlText w:val="%3"/>
      <w:lvlJc w:val="left"/>
      <w:pPr>
        <w:ind w:left="1800" w:hanging="1800"/>
      </w:pPr>
      <w:rPr>
        <w:rFonts w:ascii="Cambria" w:eastAsia="Cambria" w:hAnsi="Cambria" w:cs="Cambria"/>
        <w:b/>
        <w:i w:val="0"/>
        <w:strike w:val="0"/>
        <w:color w:val="000000"/>
        <w:sz w:val="18"/>
        <w:szCs w:val="18"/>
        <w:u w:val="none"/>
        <w:shd w:val="clear" w:color="auto" w:fill="auto"/>
        <w:vertAlign w:val="baseline"/>
      </w:rPr>
    </w:lvl>
    <w:lvl w:ilvl="3">
      <w:start w:val="1"/>
      <w:numFmt w:val="decimal"/>
      <w:lvlText w:val="%4"/>
      <w:lvlJc w:val="left"/>
      <w:pPr>
        <w:ind w:left="2520" w:hanging="2520"/>
      </w:pPr>
      <w:rPr>
        <w:rFonts w:ascii="Cambria" w:eastAsia="Cambria" w:hAnsi="Cambria" w:cs="Cambria"/>
        <w:b/>
        <w:i w:val="0"/>
        <w:strike w:val="0"/>
        <w:color w:val="000000"/>
        <w:sz w:val="18"/>
        <w:szCs w:val="18"/>
        <w:u w:val="none"/>
        <w:shd w:val="clear" w:color="auto" w:fill="auto"/>
        <w:vertAlign w:val="baseline"/>
      </w:rPr>
    </w:lvl>
    <w:lvl w:ilvl="4">
      <w:start w:val="1"/>
      <w:numFmt w:val="lowerLetter"/>
      <w:lvlText w:val="%5"/>
      <w:lvlJc w:val="left"/>
      <w:pPr>
        <w:ind w:left="3240" w:hanging="3240"/>
      </w:pPr>
      <w:rPr>
        <w:rFonts w:ascii="Cambria" w:eastAsia="Cambria" w:hAnsi="Cambria" w:cs="Cambria"/>
        <w:b/>
        <w:i w:val="0"/>
        <w:strike w:val="0"/>
        <w:color w:val="000000"/>
        <w:sz w:val="18"/>
        <w:szCs w:val="18"/>
        <w:u w:val="none"/>
        <w:shd w:val="clear" w:color="auto" w:fill="auto"/>
        <w:vertAlign w:val="baseline"/>
      </w:rPr>
    </w:lvl>
    <w:lvl w:ilvl="5">
      <w:start w:val="1"/>
      <w:numFmt w:val="lowerRoman"/>
      <w:lvlText w:val="%6"/>
      <w:lvlJc w:val="left"/>
      <w:pPr>
        <w:ind w:left="3960" w:hanging="3960"/>
      </w:pPr>
      <w:rPr>
        <w:rFonts w:ascii="Cambria" w:eastAsia="Cambria" w:hAnsi="Cambria" w:cs="Cambria"/>
        <w:b/>
        <w:i w:val="0"/>
        <w:strike w:val="0"/>
        <w:color w:val="000000"/>
        <w:sz w:val="18"/>
        <w:szCs w:val="18"/>
        <w:u w:val="none"/>
        <w:shd w:val="clear" w:color="auto" w:fill="auto"/>
        <w:vertAlign w:val="baseline"/>
      </w:rPr>
    </w:lvl>
    <w:lvl w:ilvl="6">
      <w:start w:val="1"/>
      <w:numFmt w:val="decimal"/>
      <w:lvlText w:val="%7"/>
      <w:lvlJc w:val="left"/>
      <w:pPr>
        <w:ind w:left="4680" w:hanging="4680"/>
      </w:pPr>
      <w:rPr>
        <w:rFonts w:ascii="Cambria" w:eastAsia="Cambria" w:hAnsi="Cambria" w:cs="Cambria"/>
        <w:b/>
        <w:i w:val="0"/>
        <w:strike w:val="0"/>
        <w:color w:val="000000"/>
        <w:sz w:val="18"/>
        <w:szCs w:val="18"/>
        <w:u w:val="none"/>
        <w:shd w:val="clear" w:color="auto" w:fill="auto"/>
        <w:vertAlign w:val="baseline"/>
      </w:rPr>
    </w:lvl>
    <w:lvl w:ilvl="7">
      <w:start w:val="1"/>
      <w:numFmt w:val="lowerLetter"/>
      <w:lvlText w:val="%8"/>
      <w:lvlJc w:val="left"/>
      <w:pPr>
        <w:ind w:left="5400" w:hanging="5400"/>
      </w:pPr>
      <w:rPr>
        <w:rFonts w:ascii="Cambria" w:eastAsia="Cambria" w:hAnsi="Cambria" w:cs="Cambria"/>
        <w:b/>
        <w:i w:val="0"/>
        <w:strike w:val="0"/>
        <w:color w:val="000000"/>
        <w:sz w:val="18"/>
        <w:szCs w:val="18"/>
        <w:u w:val="none"/>
        <w:shd w:val="clear" w:color="auto" w:fill="auto"/>
        <w:vertAlign w:val="baseline"/>
      </w:rPr>
    </w:lvl>
    <w:lvl w:ilvl="8">
      <w:start w:val="1"/>
      <w:numFmt w:val="lowerRoman"/>
      <w:lvlText w:val="%9"/>
      <w:lvlJc w:val="left"/>
      <w:pPr>
        <w:ind w:left="6120" w:hanging="6120"/>
      </w:pPr>
      <w:rPr>
        <w:rFonts w:ascii="Cambria" w:eastAsia="Cambria" w:hAnsi="Cambria" w:cs="Cambria"/>
        <w:b/>
        <w:i w:val="0"/>
        <w:strike w:val="0"/>
        <w:color w:val="000000"/>
        <w:sz w:val="18"/>
        <w:szCs w:val="18"/>
        <w:u w:val="none"/>
        <w:shd w:val="clear" w:color="auto" w:fill="auto"/>
        <w:vertAlign w:val="baseline"/>
      </w:rPr>
    </w:lvl>
  </w:abstractNum>
  <w:num w:numId="1" w16cid:durableId="1842964236">
    <w:abstractNumId w:val="5"/>
  </w:num>
  <w:num w:numId="2" w16cid:durableId="995914559">
    <w:abstractNumId w:val="1"/>
  </w:num>
  <w:num w:numId="3" w16cid:durableId="939142214">
    <w:abstractNumId w:val="3"/>
  </w:num>
  <w:num w:numId="4" w16cid:durableId="1354266639">
    <w:abstractNumId w:val="4"/>
  </w:num>
  <w:num w:numId="5" w16cid:durableId="1956252836">
    <w:abstractNumId w:val="2"/>
  </w:num>
  <w:num w:numId="6" w16cid:durableId="31800078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ilyne Tala">
    <w15:presenceInfo w15:providerId="AD" w15:userId="S::Marilyne.Tala@warnerchappell.com::826a1487-30e6-4cb3-8d4b-49048c0b194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1800"/>
    <w:rsid w:val="000054BA"/>
    <w:rsid w:val="00047E01"/>
    <w:rsid w:val="00080944"/>
    <w:rsid w:val="000827EB"/>
    <w:rsid w:val="00086659"/>
    <w:rsid w:val="00086F0C"/>
    <w:rsid w:val="00090062"/>
    <w:rsid w:val="000A4A11"/>
    <w:rsid w:val="000D18AD"/>
    <w:rsid w:val="000D5F3F"/>
    <w:rsid w:val="000F5964"/>
    <w:rsid w:val="001014E4"/>
    <w:rsid w:val="001131E4"/>
    <w:rsid w:val="001618B7"/>
    <w:rsid w:val="00177092"/>
    <w:rsid w:val="001D108E"/>
    <w:rsid w:val="001E14FE"/>
    <w:rsid w:val="002535E3"/>
    <w:rsid w:val="00265201"/>
    <w:rsid w:val="002755C5"/>
    <w:rsid w:val="00281241"/>
    <w:rsid w:val="002B2A67"/>
    <w:rsid w:val="002C216E"/>
    <w:rsid w:val="002E760A"/>
    <w:rsid w:val="002F1060"/>
    <w:rsid w:val="003309BD"/>
    <w:rsid w:val="00380C41"/>
    <w:rsid w:val="00395ECD"/>
    <w:rsid w:val="003A7F32"/>
    <w:rsid w:val="003B319A"/>
    <w:rsid w:val="003B455A"/>
    <w:rsid w:val="003E3E8C"/>
    <w:rsid w:val="003E5725"/>
    <w:rsid w:val="00423874"/>
    <w:rsid w:val="00451365"/>
    <w:rsid w:val="00453CFB"/>
    <w:rsid w:val="00467195"/>
    <w:rsid w:val="004D4A20"/>
    <w:rsid w:val="00526D4B"/>
    <w:rsid w:val="00583368"/>
    <w:rsid w:val="005A57C0"/>
    <w:rsid w:val="005A594F"/>
    <w:rsid w:val="005C7409"/>
    <w:rsid w:val="005E0C32"/>
    <w:rsid w:val="005F17BF"/>
    <w:rsid w:val="005F26E8"/>
    <w:rsid w:val="005F5C74"/>
    <w:rsid w:val="00610388"/>
    <w:rsid w:val="006158F5"/>
    <w:rsid w:val="006436ED"/>
    <w:rsid w:val="00654101"/>
    <w:rsid w:val="00696A7F"/>
    <w:rsid w:val="006C5D73"/>
    <w:rsid w:val="006D0677"/>
    <w:rsid w:val="007077C3"/>
    <w:rsid w:val="00711148"/>
    <w:rsid w:val="00751BBC"/>
    <w:rsid w:val="00760C27"/>
    <w:rsid w:val="007810FC"/>
    <w:rsid w:val="007B6365"/>
    <w:rsid w:val="007C7ECE"/>
    <w:rsid w:val="007D4431"/>
    <w:rsid w:val="007E39E7"/>
    <w:rsid w:val="007F32AD"/>
    <w:rsid w:val="0084330B"/>
    <w:rsid w:val="008977F3"/>
    <w:rsid w:val="008A1368"/>
    <w:rsid w:val="008F7232"/>
    <w:rsid w:val="00944710"/>
    <w:rsid w:val="009C3A8D"/>
    <w:rsid w:val="009D3D6B"/>
    <w:rsid w:val="009D5DAF"/>
    <w:rsid w:val="00A009F4"/>
    <w:rsid w:val="00A04492"/>
    <w:rsid w:val="00A04E6D"/>
    <w:rsid w:val="00A35EAA"/>
    <w:rsid w:val="00A401AA"/>
    <w:rsid w:val="00A70839"/>
    <w:rsid w:val="00A736AF"/>
    <w:rsid w:val="00AB0EE5"/>
    <w:rsid w:val="00B3030F"/>
    <w:rsid w:val="00B316E9"/>
    <w:rsid w:val="00B456A3"/>
    <w:rsid w:val="00B65604"/>
    <w:rsid w:val="00BD2455"/>
    <w:rsid w:val="00BD4CF7"/>
    <w:rsid w:val="00BF328F"/>
    <w:rsid w:val="00C1588A"/>
    <w:rsid w:val="00C72164"/>
    <w:rsid w:val="00C83D1B"/>
    <w:rsid w:val="00CC0326"/>
    <w:rsid w:val="00CC5F7B"/>
    <w:rsid w:val="00CD1800"/>
    <w:rsid w:val="00CE65AE"/>
    <w:rsid w:val="00CF55E4"/>
    <w:rsid w:val="00D018A1"/>
    <w:rsid w:val="00D15356"/>
    <w:rsid w:val="00D16445"/>
    <w:rsid w:val="00D322D9"/>
    <w:rsid w:val="00D355F3"/>
    <w:rsid w:val="00D807B4"/>
    <w:rsid w:val="00D91AEC"/>
    <w:rsid w:val="00DC5706"/>
    <w:rsid w:val="00DD70ED"/>
    <w:rsid w:val="00E22AC7"/>
    <w:rsid w:val="00E344E8"/>
    <w:rsid w:val="00E4791A"/>
    <w:rsid w:val="00E61156"/>
    <w:rsid w:val="00E700AB"/>
    <w:rsid w:val="00E86CEF"/>
    <w:rsid w:val="00E86FC8"/>
    <w:rsid w:val="00EC74B7"/>
    <w:rsid w:val="00EE29D4"/>
    <w:rsid w:val="00EF07AE"/>
    <w:rsid w:val="00F12EDF"/>
    <w:rsid w:val="00F7217F"/>
    <w:rsid w:val="00F72FD5"/>
    <w:rsid w:val="00F8266E"/>
    <w:rsid w:val="00F82A61"/>
    <w:rsid w:val="00F960BA"/>
    <w:rsid w:val="00FC6C3A"/>
    <w:rsid w:val="00FF5AD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D7028"/>
  <w15:docId w15:val="{E7F2798C-7A4B-4182-86D7-60ADBB178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18"/>
        <w:szCs w:val="18"/>
        <w:lang w:val="fr-FR" w:eastAsia="fr-FR" w:bidi="ar-SA"/>
      </w:rPr>
    </w:rPrDefault>
    <w:pPrDefault>
      <w:pPr>
        <w:spacing w:after="301" w:line="270" w:lineRule="auto"/>
        <w:ind w:left="340" w:hanging="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Titre1">
    <w:name w:val="heading 1"/>
    <w:next w:val="Normal"/>
    <w:link w:val="Titre1Car"/>
    <w:uiPriority w:val="9"/>
    <w:qFormat/>
    <w:pPr>
      <w:keepNext/>
      <w:keepLines/>
      <w:spacing w:after="52" w:line="259" w:lineRule="auto"/>
      <w:ind w:left="295" w:right="7927"/>
      <w:outlineLvl w:val="0"/>
    </w:pPr>
    <w:rPr>
      <w:b/>
      <w:color w:val="FF0000"/>
    </w:rPr>
  </w:style>
  <w:style w:type="paragraph" w:styleId="Titre2">
    <w:name w:val="heading 2"/>
    <w:next w:val="Normal"/>
    <w:link w:val="Titre2Car"/>
    <w:uiPriority w:val="9"/>
    <w:unhideWhenUsed/>
    <w:qFormat/>
    <w:pPr>
      <w:keepNext/>
      <w:keepLines/>
      <w:spacing w:after="255" w:line="265" w:lineRule="auto"/>
      <w:ind w:left="295"/>
      <w:outlineLvl w:val="1"/>
    </w:pPr>
    <w:rPr>
      <w:b/>
      <w:color w:val="000000"/>
      <w:u w:val="single" w:color="000000"/>
    </w:rPr>
  </w:style>
  <w:style w:type="paragraph" w:styleId="Titre3">
    <w:name w:val="heading 3"/>
    <w:next w:val="Normal"/>
    <w:link w:val="Titre3Car"/>
    <w:uiPriority w:val="9"/>
    <w:unhideWhenUsed/>
    <w:qFormat/>
    <w:pPr>
      <w:keepNext/>
      <w:keepLines/>
      <w:spacing w:after="255" w:line="265" w:lineRule="auto"/>
      <w:ind w:left="295"/>
      <w:outlineLvl w:val="2"/>
    </w:pPr>
    <w:rPr>
      <w:b/>
      <w:color w:val="000000"/>
      <w:u w:val="single" w:color="000000"/>
    </w:rPr>
  </w:style>
  <w:style w:type="paragraph" w:styleId="Titre4">
    <w:name w:val="heading 4"/>
    <w:basedOn w:val="Normal"/>
    <w:next w:val="Normal"/>
    <w:uiPriority w:val="9"/>
    <w:semiHidden/>
    <w:unhideWhenUsed/>
    <w:qFormat/>
    <w:pPr>
      <w:keepNext/>
      <w:keepLines/>
      <w:spacing w:before="240" w:after="40"/>
      <w:outlineLvl w:val="3"/>
    </w:pPr>
    <w:rPr>
      <w:b/>
      <w:sz w:val="24"/>
      <w:szCs w:val="24"/>
    </w:rPr>
  </w:style>
  <w:style w:type="paragraph" w:styleId="Titre5">
    <w:name w:val="heading 5"/>
    <w:basedOn w:val="Normal"/>
    <w:next w:val="Normal"/>
    <w:uiPriority w:val="9"/>
    <w:semiHidden/>
    <w:unhideWhenUsed/>
    <w:qFormat/>
    <w:pPr>
      <w:keepNext/>
      <w:keepLines/>
      <w:spacing w:before="220" w:after="40"/>
      <w:outlineLvl w:val="4"/>
    </w:pPr>
    <w:rPr>
      <w:b/>
      <w:sz w:val="22"/>
      <w:szCs w:val="22"/>
    </w:rPr>
  </w:style>
  <w:style w:type="paragraph" w:styleId="Titre6">
    <w:name w:val="heading 6"/>
    <w:basedOn w:val="Normal"/>
    <w:next w:val="Normal"/>
    <w:uiPriority w:val="9"/>
    <w:semiHidden/>
    <w:unhideWhenUsed/>
    <w:qFormat/>
    <w:pPr>
      <w:keepNext/>
      <w:keepLines/>
      <w:spacing w:before="200" w:after="40"/>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before="480" w:after="120"/>
    </w:pPr>
    <w:rPr>
      <w:b/>
      <w:sz w:val="72"/>
      <w:szCs w:val="72"/>
    </w:rPr>
  </w:style>
  <w:style w:type="character" w:customStyle="1" w:styleId="Titre2Car">
    <w:name w:val="Titre 2 Car"/>
    <w:link w:val="Titre2"/>
    <w:uiPriority w:val="9"/>
    <w:rPr>
      <w:rFonts w:ascii="Times New Roman" w:eastAsia="Times New Roman" w:hAnsi="Times New Roman" w:cs="Times New Roman"/>
      <w:b/>
      <w:color w:val="000000"/>
      <w:sz w:val="18"/>
      <w:u w:val="single" w:color="000000"/>
    </w:rPr>
  </w:style>
  <w:style w:type="character" w:customStyle="1" w:styleId="Titre3Car">
    <w:name w:val="Titre 3 Car"/>
    <w:link w:val="Titre3"/>
    <w:rPr>
      <w:rFonts w:ascii="Times New Roman" w:eastAsia="Times New Roman" w:hAnsi="Times New Roman" w:cs="Times New Roman"/>
      <w:b/>
      <w:color w:val="000000"/>
      <w:sz w:val="18"/>
      <w:u w:val="single" w:color="000000"/>
    </w:rPr>
  </w:style>
  <w:style w:type="character" w:customStyle="1" w:styleId="Titre1Car">
    <w:name w:val="Titre 1 Car"/>
    <w:link w:val="Titre1"/>
    <w:rPr>
      <w:rFonts w:ascii="Times New Roman" w:eastAsia="Times New Roman" w:hAnsi="Times New Roman" w:cs="Times New Roman"/>
      <w:b/>
      <w:color w:val="FF0000"/>
      <w:sz w:val="18"/>
    </w:rPr>
  </w:style>
  <w:style w:type="table" w:customStyle="1" w:styleId="TableGrid">
    <w:name w:val="TableGrid"/>
    <w:tblPr>
      <w:tblCellMar>
        <w:top w:w="0" w:type="dxa"/>
        <w:left w:w="0" w:type="dxa"/>
        <w:bottom w:w="0" w:type="dxa"/>
        <w:right w:w="0" w:type="dxa"/>
      </w:tblCellMar>
    </w:tblPr>
  </w:style>
  <w:style w:type="paragraph" w:styleId="Sous-titr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50" w:type="dxa"/>
        <w:left w:w="122" w:type="dxa"/>
        <w:right w:w="115" w:type="dxa"/>
      </w:tblCellMar>
    </w:tblPr>
  </w:style>
  <w:style w:type="table" w:customStyle="1" w:styleId="a0">
    <w:basedOn w:val="TableNormal"/>
    <w:tblPr>
      <w:tblStyleRowBandSize w:val="1"/>
      <w:tblStyleColBandSize w:val="1"/>
      <w:tblCellMar>
        <w:top w:w="50" w:type="dxa"/>
        <w:left w:w="117" w:type="dxa"/>
        <w:right w:w="115" w:type="dxa"/>
      </w:tblCellMar>
    </w:tblPr>
  </w:style>
  <w:style w:type="table" w:customStyle="1" w:styleId="a1">
    <w:basedOn w:val="TableNormal"/>
    <w:tblPr>
      <w:tblStyleRowBandSize w:val="1"/>
      <w:tblStyleColBandSize w:val="1"/>
      <w:tblCellMar>
        <w:top w:w="52" w:type="dxa"/>
        <w:left w:w="118" w:type="dxa"/>
        <w:right w:w="115" w:type="dxa"/>
      </w:tblCellMar>
    </w:tblPr>
  </w:style>
  <w:style w:type="paragraph" w:styleId="Rvision">
    <w:name w:val="Revision"/>
    <w:hidden/>
    <w:uiPriority w:val="99"/>
    <w:semiHidden/>
    <w:rsid w:val="00BD2455"/>
    <w:pPr>
      <w:spacing w:after="0" w:line="240" w:lineRule="auto"/>
      <w:ind w:left="0" w:firstLine="0"/>
      <w:jc w:val="left"/>
    </w:pPr>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7115968">
      <w:bodyDiv w:val="1"/>
      <w:marLeft w:val="0"/>
      <w:marRight w:val="0"/>
      <w:marTop w:val="0"/>
      <w:marBottom w:val="0"/>
      <w:divBdr>
        <w:top w:val="none" w:sz="0" w:space="0" w:color="auto"/>
        <w:left w:val="none" w:sz="0" w:space="0" w:color="auto"/>
        <w:bottom w:val="none" w:sz="0" w:space="0" w:color="auto"/>
        <w:right w:val="none" w:sz="0" w:space="0" w:color="auto"/>
      </w:divBdr>
    </w:div>
    <w:div w:id="1274751473">
      <w:bodyDiv w:val="1"/>
      <w:marLeft w:val="0"/>
      <w:marRight w:val="0"/>
      <w:marTop w:val="0"/>
      <w:marBottom w:val="0"/>
      <w:divBdr>
        <w:top w:val="none" w:sz="0" w:space="0" w:color="auto"/>
        <w:left w:val="none" w:sz="0" w:space="0" w:color="auto"/>
        <w:bottom w:val="none" w:sz="0" w:space="0" w:color="auto"/>
        <w:right w:val="none" w:sz="0" w:space="0" w:color="auto"/>
      </w:divBdr>
    </w:div>
    <w:div w:id="1786460405">
      <w:bodyDiv w:val="1"/>
      <w:marLeft w:val="0"/>
      <w:marRight w:val="0"/>
      <w:marTop w:val="0"/>
      <w:marBottom w:val="0"/>
      <w:divBdr>
        <w:top w:val="none" w:sz="0" w:space="0" w:color="auto"/>
        <w:left w:val="none" w:sz="0" w:space="0" w:color="auto"/>
        <w:bottom w:val="none" w:sz="0" w:space="0" w:color="auto"/>
        <w:right w:val="none" w:sz="0" w:space="0" w:color="auto"/>
      </w:divBdr>
    </w:div>
    <w:div w:id="1789082871">
      <w:bodyDiv w:val="1"/>
      <w:marLeft w:val="0"/>
      <w:marRight w:val="0"/>
      <w:marTop w:val="0"/>
      <w:marBottom w:val="0"/>
      <w:divBdr>
        <w:top w:val="none" w:sz="0" w:space="0" w:color="auto"/>
        <w:left w:val="none" w:sz="0" w:space="0" w:color="auto"/>
        <w:bottom w:val="none" w:sz="0" w:space="0" w:color="auto"/>
        <w:right w:val="none" w:sz="0" w:space="0" w:color="auto"/>
      </w:divBdr>
    </w:div>
    <w:div w:id="19097281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6XySdyszx8Mbx7H7PDzM0sjAKw==">CgMxLjAaFAoBMBIPCg0IB0IJEgdHdW5nc3VoGhQKATESDwoNCAdCCRIHR3VuZ3N1aBoUCgEyEg8KDQgHQgkSB0d1bmdzdWg4AHIhMW95NDBUMjhVSGNra2NnTFdTU0Z3R2dpYmloaG8zNkd1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1128</TotalTime>
  <Pages>6</Pages>
  <Words>3185</Words>
  <Characters>17519</Characters>
  <Application>Microsoft Office Word</Application>
  <DocSecurity>0</DocSecurity>
  <Lines>145</Lines>
  <Paragraphs>41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Marilyne Tala</cp:lastModifiedBy>
  <cp:revision>73</cp:revision>
  <dcterms:created xsi:type="dcterms:W3CDTF">2024-01-26T21:07:00Z</dcterms:created>
  <dcterms:modified xsi:type="dcterms:W3CDTF">2025-10-20T12:38:00Z</dcterms:modified>
</cp:coreProperties>
</file>